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bookmarkStart w:colFirst="0" w:colLast="0" w:name="_heading=h.2p2csry" w:id="0"/>
      <w:bookmarkEnd w:id="0"/>
      <w:r w:rsidDel="00000000" w:rsidR="00000000" w:rsidRPr="00000000">
        <w:rPr>
          <w:rtl w:val="0"/>
        </w:rPr>
      </w:r>
    </w:p>
    <w:p w:rsidR="00000000" w:rsidDel="00000000" w:rsidP="00000000" w:rsidRDefault="00000000" w:rsidRPr="00000000" w14:paraId="00000002">
      <w:pPr>
        <w:spacing w:line="36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spacing w:line="360" w:lineRule="auto"/>
        <w:rPr>
          <w:sz w:val="20"/>
          <w:szCs w:val="20"/>
        </w:rPr>
      </w:pPr>
      <w:r w:rsidDel="00000000" w:rsidR="00000000" w:rsidRPr="00000000">
        <w:rPr>
          <w:rtl w:val="0"/>
        </w:rPr>
      </w:r>
    </w:p>
    <w:tbl>
      <w:tblPr>
        <w:tblStyle w:val="Table1"/>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21"/>
        <w:tblGridChange w:id="0">
          <w:tblGrid>
            <w:gridCol w:w="3397"/>
            <w:gridCol w:w="6521"/>
          </w:tblGrid>
        </w:tblGridChange>
      </w:tblGrid>
      <w:tr>
        <w:trPr>
          <w:cantSplit w:val="0"/>
          <w:trHeight w:val="340" w:hRule="atLeast"/>
          <w:tblHeader w:val="0"/>
        </w:trPr>
        <w:tc>
          <w:tcPr>
            <w:vAlign w:val="center"/>
          </w:tcPr>
          <w:p w:rsidR="00000000" w:rsidDel="00000000" w:rsidP="00000000" w:rsidRDefault="00000000" w:rsidRPr="00000000" w14:paraId="00000004">
            <w:pPr>
              <w:spacing w:line="360" w:lineRule="auto"/>
              <w:rPr>
                <w:sz w:val="20"/>
                <w:szCs w:val="20"/>
              </w:rPr>
            </w:pPr>
            <w:r w:rsidDel="00000000" w:rsidR="00000000" w:rsidRPr="00000000">
              <w:rPr>
                <w:sz w:val="20"/>
                <w:szCs w:val="20"/>
                <w:rtl w:val="0"/>
              </w:rPr>
              <w:t xml:space="preserve">PROGRAMA DE FORMACIÓN</w:t>
            </w:r>
          </w:p>
        </w:tc>
        <w:tc>
          <w:tcPr>
            <w:shd w:fill="auto" w:val="clear"/>
            <w:vAlign w:val="center"/>
          </w:tcPr>
          <w:p w:rsidR="00000000" w:rsidDel="00000000" w:rsidP="00000000" w:rsidRDefault="00000000" w:rsidRPr="00000000" w14:paraId="00000005">
            <w:pPr>
              <w:spacing w:line="360" w:lineRule="auto"/>
              <w:rPr>
                <w:b w:val="0"/>
                <w:sz w:val="20"/>
                <w:szCs w:val="20"/>
              </w:rPr>
            </w:pPr>
            <w:r w:rsidDel="00000000" w:rsidR="00000000" w:rsidRPr="00000000">
              <w:rPr>
                <w:b w:val="0"/>
                <w:sz w:val="20"/>
                <w:szCs w:val="20"/>
                <w:rtl w:val="0"/>
              </w:rPr>
              <w:t xml:space="preserve">Tecnología en Supervisión de procesos de confección </w:t>
            </w:r>
          </w:p>
        </w:tc>
      </w:tr>
    </w:tbl>
    <w:p w:rsidR="00000000" w:rsidDel="00000000" w:rsidP="00000000" w:rsidRDefault="00000000" w:rsidRPr="00000000" w14:paraId="00000006">
      <w:pPr>
        <w:spacing w:line="36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line="360" w:lineRule="auto"/>
              <w:rPr>
                <w:sz w:val="20"/>
                <w:szCs w:val="20"/>
              </w:rPr>
            </w:pPr>
            <w:r w:rsidDel="00000000" w:rsidR="00000000" w:rsidRPr="00000000">
              <w:rPr>
                <w:sz w:val="20"/>
                <w:szCs w:val="20"/>
                <w:rtl w:val="0"/>
              </w:rPr>
              <w:t xml:space="preserve">COMPETENCIA</w:t>
            </w:r>
          </w:p>
        </w:tc>
        <w:tc>
          <w:tcPr>
            <w:shd w:fill="auto" w:val="clear"/>
            <w:vAlign w:val="center"/>
          </w:tcPr>
          <w:p w:rsidR="00000000" w:rsidDel="00000000" w:rsidP="00000000" w:rsidRDefault="00000000" w:rsidRPr="00000000" w14:paraId="00000008">
            <w:pPr>
              <w:spacing w:line="360" w:lineRule="auto"/>
              <w:rPr>
                <w:b w:val="0"/>
                <w:sz w:val="20"/>
                <w:szCs w:val="20"/>
              </w:rPr>
            </w:pPr>
            <w:r w:rsidDel="00000000" w:rsidR="00000000" w:rsidRPr="00000000">
              <w:rPr>
                <w:b w:val="0"/>
                <w:sz w:val="20"/>
                <w:szCs w:val="20"/>
                <w:highlight w:val="white"/>
                <w:rtl w:val="0"/>
              </w:rPr>
              <w:t xml:space="preserve">290601222 - </w:t>
            </w:r>
            <w:r w:rsidDel="00000000" w:rsidR="00000000" w:rsidRPr="00000000">
              <w:rPr>
                <w:b w:val="0"/>
                <w:sz w:val="20"/>
                <w:szCs w:val="20"/>
                <w:rtl w:val="0"/>
              </w:rPr>
              <w:t xml:space="preserve">Dirigir la confección de prendas de vestir según técnicas de</w:t>
            </w:r>
          </w:p>
          <w:p w:rsidR="00000000" w:rsidDel="00000000" w:rsidP="00000000" w:rsidRDefault="00000000" w:rsidRPr="00000000" w14:paraId="00000009">
            <w:pPr>
              <w:spacing w:line="360" w:lineRule="auto"/>
              <w:rPr>
                <w:b w:val="0"/>
                <w:sz w:val="20"/>
                <w:szCs w:val="20"/>
              </w:rPr>
            </w:pPr>
            <w:r w:rsidDel="00000000" w:rsidR="00000000" w:rsidRPr="00000000">
              <w:rPr>
                <w:b w:val="0"/>
                <w:sz w:val="20"/>
                <w:szCs w:val="20"/>
                <w:rtl w:val="0"/>
              </w:rPr>
              <w:t xml:space="preserve">supervisión y manufactura.</w:t>
            </w:r>
          </w:p>
        </w:tc>
        <w:tc>
          <w:tcPr>
            <w:vAlign w:val="center"/>
          </w:tcPr>
          <w:p w:rsidR="00000000" w:rsidDel="00000000" w:rsidP="00000000" w:rsidRDefault="00000000" w:rsidRPr="00000000" w14:paraId="0000000A">
            <w:pPr>
              <w:spacing w:line="360" w:lineRule="auto"/>
              <w:rPr>
                <w:sz w:val="20"/>
                <w:szCs w:val="20"/>
              </w:rPr>
            </w:pPr>
            <w:r w:rsidDel="00000000" w:rsidR="00000000" w:rsidRPr="00000000">
              <w:rPr>
                <w:sz w:val="20"/>
                <w:szCs w:val="20"/>
                <w:rtl w:val="0"/>
              </w:rPr>
              <w:t xml:space="preserve">RESULTADOS DE APRENDIZAJE</w:t>
            </w:r>
          </w:p>
        </w:tc>
        <w:tc>
          <w:tcPr>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ind w:left="66" w:firstLine="0"/>
              <w:jc w:val="both"/>
              <w:rPr>
                <w:b w:val="0"/>
                <w:sz w:val="20"/>
                <w:szCs w:val="20"/>
              </w:rPr>
            </w:pPr>
            <w:r w:rsidDel="00000000" w:rsidR="00000000" w:rsidRPr="00000000">
              <w:rPr>
                <w:color w:val="000000"/>
                <w:sz w:val="20"/>
                <w:szCs w:val="20"/>
                <w:highlight w:val="white"/>
                <w:rtl w:val="0"/>
              </w:rPr>
              <w:t xml:space="preserve">290601222</w:t>
            </w:r>
            <w:r w:rsidDel="00000000" w:rsidR="00000000" w:rsidRPr="00000000">
              <w:rPr>
                <w:color w:val="980000"/>
                <w:sz w:val="20"/>
                <w:szCs w:val="20"/>
                <w:rtl w:val="0"/>
              </w:rPr>
              <w:t xml:space="preserve">-</w:t>
            </w:r>
            <w:r w:rsidDel="00000000" w:rsidR="00000000" w:rsidRPr="00000000">
              <w:rPr>
                <w:sz w:val="20"/>
                <w:szCs w:val="20"/>
                <w:rtl w:val="0"/>
              </w:rPr>
              <w:t xml:space="preserve">1 07</w:t>
            </w:r>
            <w:r w:rsidDel="00000000" w:rsidR="00000000" w:rsidRPr="00000000">
              <w:rPr>
                <w:b w:val="0"/>
                <w:sz w:val="20"/>
                <w:szCs w:val="20"/>
                <w:rtl w:val="0"/>
              </w:rPr>
              <w:t xml:space="preserve">. Verificar procesos de ensamble de prendas de vestir de acuerdo con especificaciones</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60" w:lineRule="auto"/>
              <w:ind w:left="66" w:firstLine="0"/>
              <w:jc w:val="both"/>
              <w:rPr>
                <w:b w:val="0"/>
                <w:sz w:val="20"/>
                <w:szCs w:val="20"/>
              </w:rPr>
            </w:pPr>
            <w:r w:rsidDel="00000000" w:rsidR="00000000" w:rsidRPr="00000000">
              <w:rPr>
                <w:b w:val="0"/>
                <w:sz w:val="20"/>
                <w:szCs w:val="20"/>
                <w:rtl w:val="0"/>
              </w:rPr>
              <w:t xml:space="preserve">técnicas y métodos de trabajo.</w:t>
            </w:r>
          </w:p>
        </w:tc>
      </w:tr>
    </w:tbl>
    <w:p w:rsidR="00000000" w:rsidDel="00000000" w:rsidP="00000000" w:rsidRDefault="00000000" w:rsidRPr="00000000" w14:paraId="0000000D">
      <w:pPr>
        <w:spacing w:line="360" w:lineRule="auto"/>
        <w:rPr>
          <w:sz w:val="20"/>
          <w:szCs w:val="20"/>
        </w:rPr>
      </w:pPr>
      <w:r w:rsidDel="00000000" w:rsidR="00000000" w:rsidRPr="00000000">
        <w:rPr>
          <w:rtl w:val="0"/>
        </w:rPr>
      </w:r>
    </w:p>
    <w:tbl>
      <w:tblPr>
        <w:tblStyle w:val="Table3"/>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0"/>
        <w:gridCol w:w="6645"/>
        <w:tblGridChange w:id="0">
          <w:tblGrid>
            <w:gridCol w:w="3390"/>
            <w:gridCol w:w="6645"/>
          </w:tblGrid>
        </w:tblGridChange>
      </w:tblGrid>
      <w:tr>
        <w:trPr>
          <w:cantSplit w:val="0"/>
          <w:trHeight w:val="340" w:hRule="atLeast"/>
          <w:tblHeader w:val="0"/>
        </w:trPr>
        <w:tc>
          <w:tcPr>
            <w:vAlign w:val="center"/>
          </w:tcPr>
          <w:p w:rsidR="00000000" w:rsidDel="00000000" w:rsidP="00000000" w:rsidRDefault="00000000" w:rsidRPr="00000000" w14:paraId="0000000E">
            <w:pPr>
              <w:spacing w:line="360" w:lineRule="auto"/>
              <w:rPr>
                <w:sz w:val="20"/>
                <w:szCs w:val="20"/>
              </w:rPr>
            </w:pPr>
            <w:r w:rsidDel="00000000" w:rsidR="00000000" w:rsidRPr="00000000">
              <w:rPr>
                <w:sz w:val="20"/>
                <w:szCs w:val="20"/>
                <w:rtl w:val="0"/>
              </w:rPr>
              <w:t xml:space="preserve">NÚMERO DEL COMPONENTE FORMATIVO</w:t>
            </w:r>
          </w:p>
        </w:tc>
        <w:tc>
          <w:tcPr>
            <w:shd w:fill="auto" w:val="clear"/>
            <w:vAlign w:val="center"/>
          </w:tcPr>
          <w:p w:rsidR="00000000" w:rsidDel="00000000" w:rsidP="00000000" w:rsidRDefault="00000000" w:rsidRPr="00000000" w14:paraId="0000000F">
            <w:pPr>
              <w:spacing w:line="360" w:lineRule="auto"/>
              <w:rPr>
                <w:b w:val="0"/>
                <w:sz w:val="20"/>
                <w:szCs w:val="20"/>
              </w:rPr>
            </w:pPr>
            <w:bookmarkStart w:colFirst="0" w:colLast="0" w:name="_heading=h.147n2zr" w:id="1"/>
            <w:bookmarkEnd w:id="1"/>
            <w:r w:rsidDel="00000000" w:rsidR="00000000" w:rsidRPr="00000000">
              <w:rPr>
                <w:b w:val="0"/>
                <w:sz w:val="20"/>
                <w:szCs w:val="20"/>
                <w:rtl w:val="0"/>
              </w:rPr>
              <w:t xml:space="preserve">08</w:t>
            </w:r>
          </w:p>
        </w:tc>
      </w:tr>
      <w:tr>
        <w:trPr>
          <w:cantSplit w:val="0"/>
          <w:trHeight w:val="340" w:hRule="atLeast"/>
          <w:tblHeader w:val="0"/>
        </w:trPr>
        <w:tc>
          <w:tcPr>
            <w:vAlign w:val="center"/>
          </w:tcPr>
          <w:p w:rsidR="00000000" w:rsidDel="00000000" w:rsidP="00000000" w:rsidRDefault="00000000" w:rsidRPr="00000000" w14:paraId="00000010">
            <w:pPr>
              <w:spacing w:line="360" w:lineRule="auto"/>
              <w:rPr>
                <w:sz w:val="20"/>
                <w:szCs w:val="20"/>
              </w:rPr>
            </w:pPr>
            <w:r w:rsidDel="00000000" w:rsidR="00000000" w:rsidRPr="00000000">
              <w:rPr>
                <w:sz w:val="20"/>
                <w:szCs w:val="20"/>
                <w:rtl w:val="0"/>
              </w:rPr>
              <w:t xml:space="preserve">NOMBRE DEL COMPONENTE FORMATIVO</w:t>
            </w:r>
          </w:p>
        </w:tc>
        <w:tc>
          <w:tcPr>
            <w:shd w:fill="auto" w:val="clear"/>
            <w:vAlign w:val="center"/>
          </w:tcPr>
          <w:p w:rsidR="00000000" w:rsidDel="00000000" w:rsidP="00000000" w:rsidRDefault="00000000" w:rsidRPr="00000000" w14:paraId="00000011">
            <w:pPr>
              <w:spacing w:line="360" w:lineRule="auto"/>
              <w:rPr>
                <w:b w:val="0"/>
                <w:sz w:val="20"/>
                <w:szCs w:val="20"/>
              </w:rPr>
            </w:pPr>
            <w:r w:rsidDel="00000000" w:rsidR="00000000" w:rsidRPr="00000000">
              <w:rPr>
                <w:b w:val="0"/>
                <w:sz w:val="20"/>
                <w:szCs w:val="20"/>
                <w:rtl w:val="0"/>
              </w:rPr>
              <w:t xml:space="preserve">Ensamble de prendas de vestir.</w:t>
            </w:r>
          </w:p>
        </w:tc>
      </w:tr>
      <w:tr>
        <w:trPr>
          <w:cantSplit w:val="0"/>
          <w:trHeight w:val="2578" w:hRule="atLeast"/>
          <w:tblHeader w:val="0"/>
        </w:trPr>
        <w:tc>
          <w:tcPr>
            <w:vAlign w:val="center"/>
          </w:tcPr>
          <w:p w:rsidR="00000000" w:rsidDel="00000000" w:rsidP="00000000" w:rsidRDefault="00000000" w:rsidRPr="00000000" w14:paraId="00000012">
            <w:pPr>
              <w:spacing w:line="360" w:lineRule="auto"/>
              <w:rPr>
                <w:sz w:val="20"/>
                <w:szCs w:val="20"/>
              </w:rPr>
            </w:pPr>
            <w:r w:rsidDel="00000000" w:rsidR="00000000" w:rsidRPr="00000000">
              <w:rPr>
                <w:sz w:val="20"/>
                <w:szCs w:val="20"/>
                <w:rtl w:val="0"/>
              </w:rPr>
              <w:t xml:space="preserve">BREVE DESCRIPCIÓN</w:t>
            </w:r>
          </w:p>
        </w:tc>
        <w:tc>
          <w:tcPr>
            <w:shd w:fill="auto" w:val="clear"/>
            <w:vAlign w:val="center"/>
          </w:tcPr>
          <w:p w:rsidR="00000000" w:rsidDel="00000000" w:rsidP="00000000" w:rsidRDefault="00000000" w:rsidRPr="00000000" w14:paraId="00000013">
            <w:pPr>
              <w:spacing w:line="360" w:lineRule="auto"/>
              <w:jc w:val="both"/>
              <w:rPr>
                <w:b w:val="0"/>
                <w:sz w:val="20"/>
                <w:szCs w:val="20"/>
              </w:rPr>
            </w:pPr>
            <w:r w:rsidDel="00000000" w:rsidR="00000000" w:rsidRPr="00000000">
              <w:rPr>
                <w:b w:val="0"/>
                <w:sz w:val="20"/>
                <w:szCs w:val="20"/>
                <w:rtl w:val="0"/>
              </w:rPr>
              <w:t xml:space="preserve">La trazabilidad en la elaboración de prendas de vestir es importante en cuanto a las herramientas, maquinarias e insumos y su aplicación, de acuerdo con las rutas operacionales de confección.  Así mismo, la comprensión de los procesos, que al combinarse posibilitan la interpretación de patrones y permiten la materialización de productos dispuestos en la confección industrial, junto con la supervisión de acabados y terminados basados en criterios técnicos y de calidad.</w:t>
            </w:r>
          </w:p>
        </w:tc>
      </w:tr>
      <w:tr>
        <w:trPr>
          <w:cantSplit w:val="0"/>
          <w:trHeight w:val="340" w:hRule="atLeast"/>
          <w:tblHeader w:val="0"/>
        </w:trPr>
        <w:tc>
          <w:tcPr>
            <w:vAlign w:val="center"/>
          </w:tcPr>
          <w:p w:rsidR="00000000" w:rsidDel="00000000" w:rsidP="00000000" w:rsidRDefault="00000000" w:rsidRPr="00000000" w14:paraId="00000014">
            <w:pPr>
              <w:spacing w:line="360" w:lineRule="auto"/>
              <w:rPr>
                <w:sz w:val="20"/>
                <w:szCs w:val="20"/>
              </w:rPr>
            </w:pPr>
            <w:r w:rsidDel="00000000" w:rsidR="00000000" w:rsidRPr="00000000">
              <w:rPr>
                <w:sz w:val="20"/>
                <w:szCs w:val="20"/>
                <w:rtl w:val="0"/>
              </w:rPr>
              <w:t xml:space="preserve">PALABRAS CLAVE</w:t>
            </w:r>
          </w:p>
        </w:tc>
        <w:tc>
          <w:tcPr>
            <w:shd w:fill="auto" w:val="clear"/>
            <w:vAlign w:val="center"/>
          </w:tcPr>
          <w:p w:rsidR="00000000" w:rsidDel="00000000" w:rsidP="00000000" w:rsidRDefault="00000000" w:rsidRPr="00000000" w14:paraId="00000015">
            <w:pPr>
              <w:spacing w:line="360" w:lineRule="auto"/>
              <w:rPr>
                <w:b w:val="0"/>
                <w:sz w:val="20"/>
                <w:szCs w:val="20"/>
              </w:rPr>
            </w:pPr>
            <w:r w:rsidDel="00000000" w:rsidR="00000000" w:rsidRPr="00000000">
              <w:rPr>
                <w:b w:val="0"/>
                <w:sz w:val="20"/>
                <w:szCs w:val="20"/>
                <w:rtl w:val="0"/>
              </w:rPr>
              <w:t xml:space="preserve">Calidad, confección, ensamble, proceso, supervisión.</w:t>
            </w:r>
          </w:p>
        </w:tc>
      </w:tr>
    </w:tbl>
    <w:p w:rsidR="00000000" w:rsidDel="00000000" w:rsidP="00000000" w:rsidRDefault="00000000" w:rsidRPr="00000000" w14:paraId="00000016">
      <w:pPr>
        <w:spacing w:line="360" w:lineRule="auto"/>
        <w:rPr>
          <w:sz w:val="20"/>
          <w:szCs w:val="20"/>
        </w:rPr>
      </w:pPr>
      <w:r w:rsidDel="00000000" w:rsidR="00000000" w:rsidRPr="00000000">
        <w:rPr>
          <w:rtl w:val="0"/>
        </w:rPr>
      </w:r>
    </w:p>
    <w:p w:rsidR="00000000" w:rsidDel="00000000" w:rsidP="00000000" w:rsidRDefault="00000000" w:rsidRPr="00000000" w14:paraId="00000017">
      <w:pPr>
        <w:spacing w:line="36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line="360" w:lineRule="auto"/>
              <w:rPr>
                <w:sz w:val="20"/>
                <w:szCs w:val="20"/>
              </w:rPr>
            </w:pPr>
            <w:r w:rsidDel="00000000" w:rsidR="00000000" w:rsidRPr="00000000">
              <w:rPr>
                <w:sz w:val="20"/>
                <w:szCs w:val="20"/>
                <w:rtl w:val="0"/>
              </w:rPr>
              <w:t xml:space="preserve">ÁREA OCUPACIONAL</w:t>
            </w:r>
          </w:p>
        </w:tc>
        <w:tc>
          <w:tcPr>
            <w:shd w:fill="auto" w:val="clear"/>
            <w:vAlign w:val="center"/>
          </w:tcPr>
          <w:p w:rsidR="00000000" w:rsidDel="00000000" w:rsidP="00000000" w:rsidRDefault="00000000" w:rsidRPr="00000000" w14:paraId="00000019">
            <w:pPr>
              <w:spacing w:line="360" w:lineRule="auto"/>
              <w:rPr>
                <w:b w:val="0"/>
                <w:sz w:val="20"/>
                <w:szCs w:val="20"/>
              </w:rPr>
            </w:pPr>
            <w:r w:rsidDel="00000000" w:rsidR="00000000" w:rsidRPr="00000000">
              <w:rPr>
                <w:b w:val="0"/>
                <w:sz w:val="20"/>
                <w:szCs w:val="20"/>
                <w:rtl w:val="0"/>
              </w:rPr>
              <w:t xml:space="preserve">9- OPERACIÓN DE EQUIPOS, DEL TRANSPORTE Y OFICINA</w:t>
            </w:r>
          </w:p>
        </w:tc>
      </w:tr>
      <w:tr>
        <w:trPr>
          <w:cantSplit w:val="0"/>
          <w:trHeight w:val="340" w:hRule="atLeast"/>
          <w:tblHeader w:val="0"/>
        </w:trPr>
        <w:tc>
          <w:tcPr>
            <w:vAlign w:val="center"/>
          </w:tcPr>
          <w:p w:rsidR="00000000" w:rsidDel="00000000" w:rsidP="00000000" w:rsidRDefault="00000000" w:rsidRPr="00000000" w14:paraId="0000001A">
            <w:pPr>
              <w:spacing w:line="360" w:lineRule="auto"/>
              <w:rPr>
                <w:sz w:val="20"/>
                <w:szCs w:val="20"/>
              </w:rPr>
            </w:pPr>
            <w:r w:rsidDel="00000000" w:rsidR="00000000" w:rsidRPr="00000000">
              <w:rPr>
                <w:sz w:val="20"/>
                <w:szCs w:val="20"/>
                <w:rtl w:val="0"/>
              </w:rPr>
              <w:t xml:space="preserve">IDIOMA</w:t>
            </w:r>
          </w:p>
        </w:tc>
        <w:tc>
          <w:tcPr>
            <w:shd w:fill="auto" w:val="clear"/>
            <w:vAlign w:val="center"/>
          </w:tcPr>
          <w:p w:rsidR="00000000" w:rsidDel="00000000" w:rsidP="00000000" w:rsidRDefault="00000000" w:rsidRPr="00000000" w14:paraId="0000001B">
            <w:pPr>
              <w:spacing w:line="360"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C">
      <w:pPr>
        <w:spacing w:line="360" w:lineRule="auto"/>
        <w:rPr>
          <w:sz w:val="20"/>
          <w:szCs w:val="20"/>
        </w:rPr>
      </w:pPr>
      <w:r w:rsidDel="00000000" w:rsidR="00000000" w:rsidRPr="00000000">
        <w:rPr>
          <w:rtl w:val="0"/>
        </w:rPr>
      </w:r>
    </w:p>
    <w:p w:rsidR="00000000" w:rsidDel="00000000" w:rsidP="00000000" w:rsidRDefault="00000000" w:rsidRPr="00000000" w14:paraId="0000001D">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1"/>
        <w:keepLines w:val="1"/>
        <w:numPr>
          <w:ilvl w:val="1"/>
          <w:numId w:val="11"/>
        </w:numPr>
        <w:pBdr>
          <w:top w:space="0" w:sz="0" w:val="nil"/>
          <w:left w:space="0" w:sz="0" w:val="nil"/>
          <w:bottom w:space="0" w:sz="0" w:val="nil"/>
          <w:right w:space="0" w:sz="0" w:val="nil"/>
          <w:between w:space="0" w:sz="0" w:val="nil"/>
        </w:pBdr>
        <w:spacing w:before="240" w:line="360" w:lineRule="auto"/>
        <w:ind w:left="426" w:hanging="360"/>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F">
      <w:pPr>
        <w:keepNext w:val="1"/>
        <w:keepLines w:val="1"/>
        <w:pBdr>
          <w:top w:space="0" w:sz="0" w:val="nil"/>
          <w:left w:space="0" w:sz="0" w:val="nil"/>
          <w:bottom w:space="0" w:sz="0" w:val="nil"/>
          <w:right w:space="0" w:sz="0" w:val="nil"/>
          <w:between w:space="0" w:sz="0" w:val="nil"/>
        </w:pBdr>
        <w:spacing w:before="240" w:line="360" w:lineRule="auto"/>
        <w:ind w:left="426" w:firstLine="0"/>
        <w:rPr>
          <w:b w:val="1"/>
          <w:color w:val="000000"/>
          <w:sz w:val="20"/>
          <w:szCs w:val="20"/>
        </w:rPr>
      </w:pPr>
      <w:r w:rsidDel="00000000" w:rsidR="00000000" w:rsidRPr="00000000">
        <w:rPr>
          <w:rtl w:val="0"/>
        </w:rPr>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line="360" w:lineRule="auto"/>
        <w:ind w:left="66" w:firstLine="0"/>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1">
      <w:pPr>
        <w:keepNext w:val="1"/>
        <w:keepLines w:val="1"/>
        <w:numPr>
          <w:ilvl w:val="3"/>
          <w:numId w:val="11"/>
        </w:numPr>
        <w:pBdr>
          <w:top w:space="0" w:sz="0" w:val="nil"/>
          <w:left w:space="0" w:sz="0" w:val="nil"/>
          <w:bottom w:space="0" w:sz="0" w:val="nil"/>
          <w:right w:space="0" w:sz="0" w:val="nil"/>
          <w:between w:space="0" w:sz="0" w:val="nil"/>
        </w:pBdr>
        <w:spacing w:line="360" w:lineRule="auto"/>
        <w:ind w:left="473" w:hanging="360"/>
        <w:rPr>
          <w:b w:val="1"/>
          <w:color w:val="000000"/>
          <w:sz w:val="20"/>
          <w:szCs w:val="20"/>
        </w:rPr>
      </w:pPr>
      <w:r w:rsidDel="00000000" w:rsidR="00000000" w:rsidRPr="00000000">
        <w:rPr>
          <w:b w:val="1"/>
          <w:color w:val="000000"/>
          <w:sz w:val="20"/>
          <w:szCs w:val="20"/>
          <w:rtl w:val="0"/>
        </w:rPr>
        <w:t xml:space="preserve">NORMAS TÉCNICAS PARA LA CONFECCIÓN DE PRENDAS DE VESTIR</w:t>
      </w:r>
    </w:p>
    <w:p w:rsidR="00000000" w:rsidDel="00000000" w:rsidP="00000000" w:rsidRDefault="00000000" w:rsidRPr="00000000" w14:paraId="00000022">
      <w:pPr>
        <w:keepNext w:val="1"/>
        <w:keepLines w:val="1"/>
        <w:numPr>
          <w:ilvl w:val="3"/>
          <w:numId w:val="11"/>
        </w:numPr>
        <w:pBdr>
          <w:top w:space="0" w:sz="0" w:val="nil"/>
          <w:left w:space="0" w:sz="0" w:val="nil"/>
          <w:bottom w:space="0" w:sz="0" w:val="nil"/>
          <w:right w:space="0" w:sz="0" w:val="nil"/>
          <w:between w:space="0" w:sz="0" w:val="nil"/>
        </w:pBdr>
        <w:spacing w:line="360" w:lineRule="auto"/>
        <w:ind w:left="473" w:hanging="360"/>
        <w:rPr>
          <w:b w:val="1"/>
          <w:color w:val="000000"/>
          <w:sz w:val="20"/>
          <w:szCs w:val="20"/>
        </w:rPr>
      </w:pPr>
      <w:r w:rsidDel="00000000" w:rsidR="00000000" w:rsidRPr="00000000">
        <w:rPr>
          <w:b w:val="1"/>
          <w:color w:val="000000"/>
          <w:sz w:val="20"/>
          <w:szCs w:val="20"/>
          <w:rtl w:val="0"/>
        </w:rPr>
        <w:t xml:space="preserve">NORMAS GENERALES PARA LA CONFECCIÓN DE PRENDAS DE VESTIR</w:t>
      </w:r>
    </w:p>
    <w:p w:rsidR="00000000" w:rsidDel="00000000" w:rsidP="00000000" w:rsidRDefault="00000000" w:rsidRPr="00000000" w14:paraId="00000023">
      <w:pPr>
        <w:keepNext w:val="1"/>
        <w:keepLines w:val="1"/>
        <w:pBdr>
          <w:top w:space="0" w:sz="0" w:val="nil"/>
          <w:left w:space="0" w:sz="0" w:val="nil"/>
          <w:bottom w:space="0" w:sz="0" w:val="nil"/>
          <w:right w:space="0" w:sz="0" w:val="nil"/>
          <w:between w:space="0" w:sz="0" w:val="nil"/>
        </w:pBdr>
        <w:spacing w:line="360" w:lineRule="auto"/>
        <w:ind w:left="397" w:firstLine="0"/>
        <w:rPr>
          <w:color w:val="000000"/>
          <w:sz w:val="20"/>
          <w:szCs w:val="20"/>
        </w:rPr>
      </w:pPr>
      <w:r w:rsidDel="00000000" w:rsidR="00000000" w:rsidRPr="00000000">
        <w:rPr>
          <w:color w:val="000000"/>
          <w:sz w:val="20"/>
          <w:szCs w:val="20"/>
          <w:rtl w:val="0"/>
        </w:rPr>
        <w:t xml:space="preserve">2.1 Normas generales de seguridad para la labor en la confección de prendas</w:t>
      </w:r>
    </w:p>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spacing w:line="360" w:lineRule="auto"/>
        <w:ind w:left="397" w:firstLine="0"/>
        <w:rPr>
          <w:color w:val="000000"/>
          <w:sz w:val="20"/>
          <w:szCs w:val="20"/>
        </w:rPr>
      </w:pPr>
      <w:r w:rsidDel="00000000" w:rsidR="00000000" w:rsidRPr="00000000">
        <w:rPr>
          <w:color w:val="000000"/>
          <w:sz w:val="20"/>
          <w:szCs w:val="20"/>
          <w:rtl w:val="0"/>
        </w:rPr>
        <w:t xml:space="preserve">2.2 Condiciones y espacios en el trabajo</w:t>
      </w:r>
    </w:p>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spacing w:line="360" w:lineRule="auto"/>
        <w:ind w:left="737" w:firstLine="0"/>
        <w:rPr>
          <w:color w:val="000000"/>
          <w:sz w:val="20"/>
          <w:szCs w:val="20"/>
        </w:rPr>
      </w:pPr>
      <w:r w:rsidDel="00000000" w:rsidR="00000000" w:rsidRPr="00000000">
        <w:rPr>
          <w:color w:val="000000"/>
          <w:sz w:val="20"/>
          <w:szCs w:val="20"/>
          <w:rtl w:val="0"/>
        </w:rPr>
        <w:t xml:space="preserve">2.2.1 Temperatura </w:t>
      </w:r>
    </w:p>
    <w:p w:rsidR="00000000" w:rsidDel="00000000" w:rsidP="00000000" w:rsidRDefault="00000000" w:rsidRPr="00000000" w14:paraId="00000026">
      <w:pPr>
        <w:keepNext w:val="1"/>
        <w:keepLines w:val="1"/>
        <w:pBdr>
          <w:top w:space="0" w:sz="0" w:val="nil"/>
          <w:left w:space="0" w:sz="0" w:val="nil"/>
          <w:bottom w:space="0" w:sz="0" w:val="nil"/>
          <w:right w:space="0" w:sz="0" w:val="nil"/>
          <w:between w:space="0" w:sz="0" w:val="nil"/>
        </w:pBdr>
        <w:spacing w:line="360" w:lineRule="auto"/>
        <w:ind w:left="737" w:firstLine="0"/>
        <w:rPr>
          <w:color w:val="000000"/>
          <w:sz w:val="20"/>
          <w:szCs w:val="20"/>
        </w:rPr>
      </w:pPr>
      <w:r w:rsidDel="00000000" w:rsidR="00000000" w:rsidRPr="00000000">
        <w:rPr>
          <w:color w:val="000000"/>
          <w:sz w:val="20"/>
          <w:szCs w:val="20"/>
          <w:rtl w:val="0"/>
        </w:rPr>
        <w:t xml:space="preserve">2.2.2 Ruido</w:t>
      </w:r>
    </w:p>
    <w:p w:rsidR="00000000" w:rsidDel="00000000" w:rsidP="00000000" w:rsidRDefault="00000000" w:rsidRPr="00000000" w14:paraId="00000027">
      <w:pPr>
        <w:keepNext w:val="1"/>
        <w:keepLines w:val="1"/>
        <w:pBdr>
          <w:top w:space="0" w:sz="0" w:val="nil"/>
          <w:left w:space="0" w:sz="0" w:val="nil"/>
          <w:bottom w:space="0" w:sz="0" w:val="nil"/>
          <w:right w:space="0" w:sz="0" w:val="nil"/>
          <w:between w:space="0" w:sz="0" w:val="nil"/>
        </w:pBdr>
        <w:spacing w:line="360" w:lineRule="auto"/>
        <w:ind w:left="737" w:firstLine="0"/>
        <w:rPr>
          <w:color w:val="000000"/>
          <w:sz w:val="20"/>
          <w:szCs w:val="20"/>
        </w:rPr>
      </w:pPr>
      <w:r w:rsidDel="00000000" w:rsidR="00000000" w:rsidRPr="00000000">
        <w:rPr>
          <w:color w:val="000000"/>
          <w:sz w:val="20"/>
          <w:szCs w:val="20"/>
          <w:rtl w:val="0"/>
        </w:rPr>
        <w:t xml:space="preserve">2.2.3 Iluminación</w:t>
      </w:r>
    </w:p>
    <w:p w:rsidR="00000000" w:rsidDel="00000000" w:rsidP="00000000" w:rsidRDefault="00000000" w:rsidRPr="00000000" w14:paraId="00000028">
      <w:pPr>
        <w:keepNext w:val="1"/>
        <w:keepLines w:val="1"/>
        <w:pBdr>
          <w:top w:space="0" w:sz="0" w:val="nil"/>
          <w:left w:space="0" w:sz="0" w:val="nil"/>
          <w:bottom w:space="0" w:sz="0" w:val="nil"/>
          <w:right w:space="0" w:sz="0" w:val="nil"/>
          <w:between w:space="0" w:sz="0" w:val="nil"/>
        </w:pBdr>
        <w:spacing w:line="360" w:lineRule="auto"/>
        <w:ind w:left="737" w:firstLine="0"/>
        <w:rPr>
          <w:color w:val="000000"/>
          <w:sz w:val="20"/>
          <w:szCs w:val="20"/>
        </w:rPr>
      </w:pPr>
      <w:r w:rsidDel="00000000" w:rsidR="00000000" w:rsidRPr="00000000">
        <w:rPr>
          <w:color w:val="000000"/>
          <w:sz w:val="20"/>
          <w:szCs w:val="20"/>
          <w:rtl w:val="0"/>
        </w:rPr>
        <w:t xml:space="preserve">2.2.4 Ventilación</w:t>
      </w:r>
    </w:p>
    <w:p w:rsidR="00000000" w:rsidDel="00000000" w:rsidP="00000000" w:rsidRDefault="00000000" w:rsidRPr="00000000" w14:paraId="00000029">
      <w:pPr>
        <w:keepNext w:val="1"/>
        <w:keepLines w:val="1"/>
        <w:pBdr>
          <w:top w:space="0" w:sz="0" w:val="nil"/>
          <w:left w:space="0" w:sz="0" w:val="nil"/>
          <w:bottom w:space="0" w:sz="0" w:val="nil"/>
          <w:right w:space="0" w:sz="0" w:val="nil"/>
          <w:between w:space="0" w:sz="0" w:val="nil"/>
        </w:pBdr>
        <w:spacing w:line="360" w:lineRule="auto"/>
        <w:ind w:left="737" w:firstLine="0"/>
        <w:rPr>
          <w:color w:val="000000"/>
          <w:sz w:val="20"/>
          <w:szCs w:val="20"/>
        </w:rPr>
      </w:pPr>
      <w:r w:rsidDel="00000000" w:rsidR="00000000" w:rsidRPr="00000000">
        <w:rPr>
          <w:color w:val="000000"/>
          <w:sz w:val="20"/>
          <w:szCs w:val="20"/>
          <w:rtl w:val="0"/>
        </w:rPr>
        <w:t xml:space="preserve">2.2.5 Descripción del puesto de trabajo</w:t>
      </w:r>
    </w:p>
    <w:p w:rsidR="00000000" w:rsidDel="00000000" w:rsidP="00000000" w:rsidRDefault="00000000" w:rsidRPr="00000000" w14:paraId="0000002A">
      <w:pPr>
        <w:keepNext w:val="1"/>
        <w:keepLines w:val="1"/>
        <w:pBdr>
          <w:top w:space="0" w:sz="0" w:val="nil"/>
          <w:left w:space="0" w:sz="0" w:val="nil"/>
          <w:bottom w:space="0" w:sz="0" w:val="nil"/>
          <w:right w:space="0" w:sz="0" w:val="nil"/>
          <w:between w:space="0" w:sz="0" w:val="nil"/>
        </w:pBdr>
        <w:spacing w:line="360" w:lineRule="auto"/>
        <w:ind w:left="113" w:firstLine="0"/>
        <w:rPr>
          <w:b w:val="1"/>
          <w:color w:val="000000"/>
          <w:sz w:val="20"/>
          <w:szCs w:val="20"/>
        </w:rPr>
      </w:pPr>
      <w:r w:rsidDel="00000000" w:rsidR="00000000" w:rsidRPr="00000000">
        <w:rPr>
          <w:b w:val="1"/>
          <w:color w:val="000000"/>
          <w:sz w:val="20"/>
          <w:szCs w:val="20"/>
          <w:rtl w:val="0"/>
        </w:rPr>
        <w:t xml:space="preserve">3. CONFECCIÓN DE PRENDAS DE VESTIR</w:t>
      </w:r>
    </w:p>
    <w:p w:rsidR="00000000" w:rsidDel="00000000" w:rsidP="00000000" w:rsidRDefault="00000000" w:rsidRPr="00000000" w14:paraId="0000002B">
      <w:pPr>
        <w:keepNext w:val="1"/>
        <w:keepLines w:val="1"/>
        <w:pBdr>
          <w:top w:space="0" w:sz="0" w:val="nil"/>
          <w:left w:space="0" w:sz="0" w:val="nil"/>
          <w:bottom w:space="0" w:sz="0" w:val="nil"/>
          <w:right w:space="0" w:sz="0" w:val="nil"/>
          <w:between w:space="0" w:sz="0" w:val="nil"/>
        </w:pBdr>
        <w:spacing w:line="360" w:lineRule="auto"/>
        <w:ind w:left="397" w:firstLine="0"/>
        <w:rPr>
          <w:color w:val="000000"/>
          <w:sz w:val="20"/>
          <w:szCs w:val="20"/>
        </w:rPr>
      </w:pPr>
      <w:r w:rsidDel="00000000" w:rsidR="00000000" w:rsidRPr="00000000">
        <w:rPr>
          <w:color w:val="000000"/>
          <w:sz w:val="20"/>
          <w:szCs w:val="20"/>
          <w:rtl w:val="0"/>
        </w:rPr>
        <w:t xml:space="preserve">3.1 Orden operacional de confección de camisa</w:t>
      </w:r>
    </w:p>
    <w:p w:rsidR="00000000" w:rsidDel="00000000" w:rsidP="00000000" w:rsidRDefault="00000000" w:rsidRPr="00000000" w14:paraId="0000002C">
      <w:pPr>
        <w:keepNext w:val="1"/>
        <w:keepLines w:val="1"/>
        <w:pBdr>
          <w:top w:space="0" w:sz="0" w:val="nil"/>
          <w:left w:space="0" w:sz="0" w:val="nil"/>
          <w:bottom w:space="0" w:sz="0" w:val="nil"/>
          <w:right w:space="0" w:sz="0" w:val="nil"/>
          <w:between w:space="0" w:sz="0" w:val="nil"/>
        </w:pBdr>
        <w:spacing w:line="360" w:lineRule="auto"/>
        <w:ind w:left="397" w:firstLine="0"/>
        <w:rPr>
          <w:color w:val="000000"/>
          <w:sz w:val="20"/>
          <w:szCs w:val="20"/>
        </w:rPr>
      </w:pPr>
      <w:r w:rsidDel="00000000" w:rsidR="00000000" w:rsidRPr="00000000">
        <w:rPr>
          <w:color w:val="000000"/>
          <w:sz w:val="20"/>
          <w:szCs w:val="20"/>
          <w:rtl w:val="0"/>
        </w:rPr>
        <w:t xml:space="preserve">3.2 Orden operacional de la confección de la falda clásica</w:t>
      </w:r>
    </w:p>
    <w:p w:rsidR="00000000" w:rsidDel="00000000" w:rsidP="00000000" w:rsidRDefault="00000000" w:rsidRPr="00000000" w14:paraId="0000002D">
      <w:pPr>
        <w:keepNext w:val="1"/>
        <w:keepLines w:val="1"/>
        <w:pBdr>
          <w:top w:space="0" w:sz="0" w:val="nil"/>
          <w:left w:space="0" w:sz="0" w:val="nil"/>
          <w:bottom w:space="0" w:sz="0" w:val="nil"/>
          <w:right w:space="0" w:sz="0" w:val="nil"/>
          <w:between w:space="0" w:sz="0" w:val="nil"/>
        </w:pBdr>
        <w:spacing w:line="360" w:lineRule="auto"/>
        <w:ind w:left="397" w:firstLine="0"/>
        <w:rPr>
          <w:color w:val="000000"/>
          <w:sz w:val="20"/>
          <w:szCs w:val="20"/>
        </w:rPr>
      </w:pPr>
      <w:r w:rsidDel="00000000" w:rsidR="00000000" w:rsidRPr="00000000">
        <w:rPr>
          <w:color w:val="000000"/>
          <w:sz w:val="20"/>
          <w:szCs w:val="20"/>
          <w:rtl w:val="0"/>
        </w:rPr>
        <w:t xml:space="preserve">3.3 Orden operacional de confección de pantalón</w:t>
      </w:r>
    </w:p>
    <w:p w:rsidR="00000000" w:rsidDel="00000000" w:rsidP="00000000" w:rsidRDefault="00000000" w:rsidRPr="00000000" w14:paraId="0000002E">
      <w:pPr>
        <w:keepNext w:val="1"/>
        <w:keepLines w:val="1"/>
        <w:pBdr>
          <w:top w:space="0" w:sz="0" w:val="nil"/>
          <w:left w:space="0" w:sz="0" w:val="nil"/>
          <w:bottom w:space="0" w:sz="0" w:val="nil"/>
          <w:right w:space="0" w:sz="0" w:val="nil"/>
          <w:between w:space="0" w:sz="0" w:val="nil"/>
        </w:pBdr>
        <w:spacing w:line="360" w:lineRule="auto"/>
        <w:ind w:left="397" w:firstLine="0"/>
        <w:rPr>
          <w:color w:val="000000"/>
          <w:sz w:val="20"/>
          <w:szCs w:val="20"/>
        </w:rPr>
      </w:pPr>
      <w:r w:rsidDel="00000000" w:rsidR="00000000" w:rsidRPr="00000000">
        <w:rPr>
          <w:color w:val="000000"/>
          <w:sz w:val="20"/>
          <w:szCs w:val="20"/>
          <w:rtl w:val="0"/>
        </w:rPr>
        <w:t xml:space="preserve">3.4</w:t>
        <w:tab/>
        <w:t xml:space="preserve">Orden operacional de confección de prendas en tejido de punto</w:t>
      </w:r>
    </w:p>
    <w:p w:rsidR="00000000" w:rsidDel="00000000" w:rsidP="00000000" w:rsidRDefault="00000000" w:rsidRPr="00000000" w14:paraId="0000002F">
      <w:pPr>
        <w:keepNext w:val="1"/>
        <w:keepLines w:val="1"/>
        <w:pBdr>
          <w:top w:space="0" w:sz="0" w:val="nil"/>
          <w:left w:space="0" w:sz="0" w:val="nil"/>
          <w:bottom w:space="0" w:sz="0" w:val="nil"/>
          <w:right w:space="0" w:sz="0" w:val="nil"/>
          <w:between w:space="0" w:sz="0" w:val="nil"/>
        </w:pBdr>
        <w:spacing w:line="360" w:lineRule="auto"/>
        <w:ind w:left="113" w:firstLine="0"/>
        <w:rPr>
          <w:b w:val="1"/>
          <w:color w:val="000000"/>
          <w:sz w:val="20"/>
          <w:szCs w:val="20"/>
        </w:rPr>
      </w:pPr>
      <w:r w:rsidDel="00000000" w:rsidR="00000000" w:rsidRPr="00000000">
        <w:rPr>
          <w:b w:val="1"/>
          <w:color w:val="000000"/>
          <w:sz w:val="20"/>
          <w:szCs w:val="20"/>
          <w:rtl w:val="0"/>
        </w:rPr>
        <w:t xml:space="preserve">4. TERMINADOS EN LAS </w:t>
      </w:r>
      <w:r w:rsidDel="00000000" w:rsidR="00000000" w:rsidRPr="00000000">
        <w:rPr>
          <w:b w:val="1"/>
          <w:sz w:val="20"/>
          <w:szCs w:val="20"/>
          <w:rtl w:val="0"/>
        </w:rPr>
        <w:t xml:space="preserve">PRENDAS</w:t>
      </w:r>
      <w:r w:rsidDel="00000000" w:rsidR="00000000" w:rsidRPr="00000000">
        <w:rPr>
          <w:b w:val="1"/>
          <w:color w:val="000000"/>
          <w:sz w:val="20"/>
          <w:szCs w:val="20"/>
          <w:rtl w:val="0"/>
        </w:rPr>
        <w:t xml:space="preserve"> DE VESTIR</w:t>
      </w:r>
    </w:p>
    <w:p w:rsidR="00000000" w:rsidDel="00000000" w:rsidP="00000000" w:rsidRDefault="00000000" w:rsidRPr="00000000" w14:paraId="00000030">
      <w:pPr>
        <w:keepNext w:val="1"/>
        <w:keepLines w:val="1"/>
        <w:pBdr>
          <w:top w:space="0" w:sz="0" w:val="nil"/>
          <w:left w:space="0" w:sz="0" w:val="nil"/>
          <w:bottom w:space="0" w:sz="0" w:val="nil"/>
          <w:right w:space="0" w:sz="0" w:val="nil"/>
          <w:between w:space="0" w:sz="0" w:val="nil"/>
        </w:pBdr>
        <w:spacing w:line="360" w:lineRule="auto"/>
        <w:ind w:left="113" w:firstLine="0"/>
        <w:rPr>
          <w:b w:val="1"/>
          <w:color w:val="000000"/>
          <w:sz w:val="20"/>
          <w:szCs w:val="20"/>
        </w:rPr>
      </w:pPr>
      <w:r w:rsidDel="00000000" w:rsidR="00000000" w:rsidRPr="00000000">
        <w:rPr>
          <w:b w:val="1"/>
          <w:color w:val="000000"/>
          <w:sz w:val="20"/>
          <w:szCs w:val="20"/>
          <w:rtl w:val="0"/>
        </w:rPr>
        <w:t xml:space="preserve">5. CONTROL DE CALIDAD</w:t>
      </w:r>
    </w:p>
    <w:p w:rsidR="00000000" w:rsidDel="00000000" w:rsidP="00000000" w:rsidRDefault="00000000" w:rsidRPr="00000000" w14:paraId="00000031">
      <w:pPr>
        <w:keepNext w:val="1"/>
        <w:keepLines w:val="1"/>
        <w:pBdr>
          <w:top w:space="0" w:sz="0" w:val="nil"/>
          <w:left w:space="0" w:sz="0" w:val="nil"/>
          <w:bottom w:space="0" w:sz="0" w:val="nil"/>
          <w:right w:space="0" w:sz="0" w:val="nil"/>
          <w:between w:space="0" w:sz="0" w:val="nil"/>
        </w:pBdr>
        <w:spacing w:line="360" w:lineRule="auto"/>
        <w:ind w:left="454" w:firstLine="0"/>
        <w:rPr>
          <w:color w:val="000000"/>
          <w:sz w:val="20"/>
          <w:szCs w:val="20"/>
        </w:rPr>
      </w:pPr>
      <w:r w:rsidDel="00000000" w:rsidR="00000000" w:rsidRPr="00000000">
        <w:rPr>
          <w:color w:val="000000"/>
          <w:sz w:val="20"/>
          <w:szCs w:val="20"/>
          <w:rtl w:val="0"/>
        </w:rPr>
        <w:t xml:space="preserve">5.1 Concepto control de calidad</w:t>
      </w:r>
    </w:p>
    <w:p w:rsidR="00000000" w:rsidDel="00000000" w:rsidP="00000000" w:rsidRDefault="00000000" w:rsidRPr="00000000" w14:paraId="00000032">
      <w:pPr>
        <w:keepNext w:val="1"/>
        <w:keepLines w:val="1"/>
        <w:pBdr>
          <w:top w:space="0" w:sz="0" w:val="nil"/>
          <w:left w:space="0" w:sz="0" w:val="nil"/>
          <w:bottom w:space="0" w:sz="0" w:val="nil"/>
          <w:right w:space="0" w:sz="0" w:val="nil"/>
          <w:between w:space="0" w:sz="0" w:val="nil"/>
        </w:pBdr>
        <w:spacing w:line="360" w:lineRule="auto"/>
        <w:ind w:left="454" w:firstLine="0"/>
        <w:rPr>
          <w:color w:val="000000"/>
          <w:sz w:val="20"/>
          <w:szCs w:val="20"/>
        </w:rPr>
      </w:pPr>
      <w:r w:rsidDel="00000000" w:rsidR="00000000" w:rsidRPr="00000000">
        <w:rPr>
          <w:color w:val="000000"/>
          <w:sz w:val="20"/>
          <w:szCs w:val="20"/>
          <w:rtl w:val="0"/>
        </w:rPr>
        <w:t xml:space="preserve">5.2 Gestión de calidad total</w:t>
      </w:r>
    </w:p>
    <w:p w:rsidR="00000000" w:rsidDel="00000000" w:rsidP="00000000" w:rsidRDefault="00000000" w:rsidRPr="00000000" w14:paraId="00000033">
      <w:pPr>
        <w:keepNext w:val="1"/>
        <w:keepLines w:val="1"/>
        <w:pBdr>
          <w:top w:space="0" w:sz="0" w:val="nil"/>
          <w:left w:space="0" w:sz="0" w:val="nil"/>
          <w:bottom w:space="0" w:sz="0" w:val="nil"/>
          <w:right w:space="0" w:sz="0" w:val="nil"/>
          <w:between w:space="0" w:sz="0" w:val="nil"/>
        </w:pBdr>
        <w:spacing w:line="360" w:lineRule="auto"/>
        <w:ind w:left="737" w:firstLine="0"/>
        <w:rPr>
          <w:color w:val="000000"/>
          <w:sz w:val="20"/>
          <w:szCs w:val="20"/>
        </w:rPr>
      </w:pPr>
      <w:r w:rsidDel="00000000" w:rsidR="00000000" w:rsidRPr="00000000">
        <w:rPr>
          <w:color w:val="000000"/>
          <w:sz w:val="20"/>
          <w:szCs w:val="20"/>
          <w:rtl w:val="0"/>
        </w:rPr>
        <w:t xml:space="preserve">5.2.1 Cultura de calidad</w:t>
      </w:r>
    </w:p>
    <w:p w:rsidR="00000000" w:rsidDel="00000000" w:rsidP="00000000" w:rsidRDefault="00000000" w:rsidRPr="00000000" w14:paraId="00000034">
      <w:pPr>
        <w:keepNext w:val="1"/>
        <w:keepLines w:val="1"/>
        <w:pBdr>
          <w:top w:space="0" w:sz="0" w:val="nil"/>
          <w:left w:space="0" w:sz="0" w:val="nil"/>
          <w:bottom w:space="0" w:sz="0" w:val="nil"/>
          <w:right w:space="0" w:sz="0" w:val="nil"/>
          <w:between w:space="0" w:sz="0" w:val="nil"/>
        </w:pBdr>
        <w:spacing w:line="360" w:lineRule="auto"/>
        <w:ind w:left="737" w:firstLine="0"/>
        <w:rPr>
          <w:color w:val="000000"/>
          <w:sz w:val="20"/>
          <w:szCs w:val="20"/>
        </w:rPr>
      </w:pPr>
      <w:r w:rsidDel="00000000" w:rsidR="00000000" w:rsidRPr="00000000">
        <w:rPr>
          <w:color w:val="000000"/>
          <w:sz w:val="20"/>
          <w:szCs w:val="20"/>
          <w:rtl w:val="0"/>
        </w:rPr>
        <w:t xml:space="preserve">5.2.2 Metodología de mejoramiento continuo.</w:t>
      </w:r>
    </w:p>
    <w:p w:rsidR="00000000" w:rsidDel="00000000" w:rsidP="00000000" w:rsidRDefault="00000000" w:rsidRPr="00000000" w14:paraId="00000035">
      <w:pPr>
        <w:keepNext w:val="1"/>
        <w:keepLines w:val="1"/>
        <w:pBdr>
          <w:top w:space="0" w:sz="0" w:val="nil"/>
          <w:left w:space="0" w:sz="0" w:val="nil"/>
          <w:bottom w:space="0" w:sz="0" w:val="nil"/>
          <w:right w:space="0" w:sz="0" w:val="nil"/>
          <w:between w:space="0" w:sz="0" w:val="nil"/>
        </w:pBdr>
        <w:spacing w:line="360" w:lineRule="auto"/>
        <w:ind w:left="737" w:firstLine="0"/>
        <w:rPr>
          <w:color w:val="000000"/>
          <w:sz w:val="20"/>
          <w:szCs w:val="20"/>
        </w:rPr>
      </w:pPr>
      <w:r w:rsidDel="00000000" w:rsidR="00000000" w:rsidRPr="00000000">
        <w:rPr>
          <w:color w:val="000000"/>
          <w:sz w:val="20"/>
          <w:szCs w:val="20"/>
          <w:rtl w:val="0"/>
        </w:rPr>
        <w:t xml:space="preserve">5.2.3</w:t>
      </w:r>
      <w:r w:rsidDel="00000000" w:rsidR="00000000" w:rsidRPr="00000000">
        <w:rPr>
          <w:rtl w:val="0"/>
        </w:rPr>
        <w:t xml:space="preserve"> </w:t>
      </w:r>
      <w:r w:rsidDel="00000000" w:rsidR="00000000" w:rsidRPr="00000000">
        <w:rPr>
          <w:i w:val="1"/>
          <w:color w:val="000000"/>
          <w:sz w:val="20"/>
          <w:szCs w:val="20"/>
          <w:rtl w:val="0"/>
        </w:rPr>
        <w:t xml:space="preserve">Six sigma</w:t>
      </w:r>
      <w:r w:rsidDel="00000000" w:rsidR="00000000" w:rsidRPr="00000000">
        <w:rPr>
          <w:color w:val="000000"/>
          <w:sz w:val="20"/>
          <w:szCs w:val="20"/>
          <w:rtl w:val="0"/>
        </w:rPr>
        <w:t xml:space="preserve"> </w:t>
      </w:r>
    </w:p>
    <w:p w:rsidR="00000000" w:rsidDel="00000000" w:rsidP="00000000" w:rsidRDefault="00000000" w:rsidRPr="00000000" w14:paraId="00000036">
      <w:pPr>
        <w:keepNext w:val="1"/>
        <w:keepLines w:val="1"/>
        <w:pBdr>
          <w:top w:space="0" w:sz="0" w:val="nil"/>
          <w:left w:space="0" w:sz="0" w:val="nil"/>
          <w:bottom w:space="0" w:sz="0" w:val="nil"/>
          <w:right w:space="0" w:sz="0" w:val="nil"/>
          <w:between w:space="0" w:sz="0" w:val="nil"/>
        </w:pBdr>
        <w:spacing w:line="360" w:lineRule="auto"/>
        <w:ind w:left="454" w:firstLine="0"/>
        <w:rPr>
          <w:color w:val="000000"/>
          <w:sz w:val="20"/>
          <w:szCs w:val="20"/>
        </w:rPr>
      </w:pPr>
      <w:r w:rsidDel="00000000" w:rsidR="00000000" w:rsidRPr="00000000">
        <w:rPr>
          <w:color w:val="000000"/>
          <w:sz w:val="20"/>
          <w:szCs w:val="20"/>
          <w:rtl w:val="0"/>
        </w:rPr>
        <w:t xml:space="preserve">5.3 Puntos y controles en el proceso de confección</w:t>
      </w:r>
    </w:p>
    <w:p w:rsidR="00000000" w:rsidDel="00000000" w:rsidP="00000000" w:rsidRDefault="00000000" w:rsidRPr="00000000" w14:paraId="00000037">
      <w:pPr>
        <w:keepNext w:val="1"/>
        <w:keepLines w:val="1"/>
        <w:pBdr>
          <w:top w:space="0" w:sz="0" w:val="nil"/>
          <w:left w:space="0" w:sz="0" w:val="nil"/>
          <w:bottom w:space="0" w:sz="0" w:val="nil"/>
          <w:right w:space="0" w:sz="0" w:val="nil"/>
          <w:between w:space="0" w:sz="0" w:val="nil"/>
        </w:pBdr>
        <w:spacing w:line="360" w:lineRule="auto"/>
        <w:ind w:left="737" w:firstLine="0"/>
        <w:rPr>
          <w:color w:val="000000"/>
          <w:sz w:val="20"/>
          <w:szCs w:val="20"/>
        </w:rPr>
      </w:pPr>
      <w:r w:rsidDel="00000000" w:rsidR="00000000" w:rsidRPr="00000000">
        <w:rPr>
          <w:color w:val="000000"/>
          <w:sz w:val="20"/>
          <w:szCs w:val="20"/>
          <w:rtl w:val="0"/>
        </w:rPr>
        <w:t xml:space="preserve">5.3.1 Control de calidad en insumos, materiales y textiles</w:t>
      </w:r>
    </w:p>
    <w:p w:rsidR="00000000" w:rsidDel="00000000" w:rsidP="00000000" w:rsidRDefault="00000000" w:rsidRPr="00000000" w14:paraId="00000038">
      <w:pPr>
        <w:keepNext w:val="1"/>
        <w:keepLines w:val="1"/>
        <w:pBdr>
          <w:top w:space="0" w:sz="0" w:val="nil"/>
          <w:left w:space="0" w:sz="0" w:val="nil"/>
          <w:bottom w:space="0" w:sz="0" w:val="nil"/>
          <w:right w:space="0" w:sz="0" w:val="nil"/>
          <w:between w:space="0" w:sz="0" w:val="nil"/>
        </w:pBdr>
        <w:spacing w:line="360" w:lineRule="auto"/>
        <w:ind w:left="737" w:firstLine="0"/>
        <w:rPr>
          <w:color w:val="000000"/>
          <w:sz w:val="20"/>
          <w:szCs w:val="20"/>
        </w:rPr>
      </w:pPr>
      <w:r w:rsidDel="00000000" w:rsidR="00000000" w:rsidRPr="00000000">
        <w:rPr>
          <w:color w:val="000000"/>
          <w:sz w:val="20"/>
          <w:szCs w:val="20"/>
          <w:rtl w:val="0"/>
        </w:rPr>
        <w:t xml:space="preserve">5.3.2 Control de calidad en patronaje</w:t>
      </w:r>
    </w:p>
    <w:p w:rsidR="00000000" w:rsidDel="00000000" w:rsidP="00000000" w:rsidRDefault="00000000" w:rsidRPr="00000000" w14:paraId="00000039">
      <w:pPr>
        <w:keepNext w:val="1"/>
        <w:keepLines w:val="1"/>
        <w:pBdr>
          <w:top w:space="0" w:sz="0" w:val="nil"/>
          <w:left w:space="0" w:sz="0" w:val="nil"/>
          <w:bottom w:space="0" w:sz="0" w:val="nil"/>
          <w:right w:space="0" w:sz="0" w:val="nil"/>
          <w:between w:space="0" w:sz="0" w:val="nil"/>
        </w:pBdr>
        <w:spacing w:line="360" w:lineRule="auto"/>
        <w:ind w:left="737" w:firstLine="0"/>
        <w:rPr>
          <w:color w:val="000000"/>
          <w:sz w:val="20"/>
          <w:szCs w:val="20"/>
        </w:rPr>
      </w:pPr>
      <w:r w:rsidDel="00000000" w:rsidR="00000000" w:rsidRPr="00000000">
        <w:rPr>
          <w:color w:val="000000"/>
          <w:sz w:val="20"/>
          <w:szCs w:val="20"/>
          <w:rtl w:val="0"/>
        </w:rPr>
        <w:t xml:space="preserve">5.3.3 Control de calidad en trazo y corte</w:t>
      </w:r>
    </w:p>
    <w:p w:rsidR="00000000" w:rsidDel="00000000" w:rsidP="00000000" w:rsidRDefault="00000000" w:rsidRPr="00000000" w14:paraId="0000003A">
      <w:pPr>
        <w:keepNext w:val="1"/>
        <w:keepLines w:val="1"/>
        <w:pBdr>
          <w:top w:space="0" w:sz="0" w:val="nil"/>
          <w:left w:space="0" w:sz="0" w:val="nil"/>
          <w:bottom w:space="0" w:sz="0" w:val="nil"/>
          <w:right w:space="0" w:sz="0" w:val="nil"/>
          <w:between w:space="0" w:sz="0" w:val="nil"/>
        </w:pBdr>
        <w:spacing w:line="360" w:lineRule="auto"/>
        <w:ind w:left="737" w:firstLine="0"/>
        <w:rPr>
          <w:color w:val="000000"/>
          <w:sz w:val="20"/>
          <w:szCs w:val="20"/>
        </w:rPr>
      </w:pPr>
      <w:r w:rsidDel="00000000" w:rsidR="00000000" w:rsidRPr="00000000">
        <w:rPr>
          <w:color w:val="000000"/>
          <w:sz w:val="20"/>
          <w:szCs w:val="20"/>
          <w:rtl w:val="0"/>
        </w:rPr>
        <w:t xml:space="preserve">5.3.4 Control de calidad en confección</w:t>
      </w:r>
    </w:p>
    <w:p w:rsidR="00000000" w:rsidDel="00000000" w:rsidP="00000000" w:rsidRDefault="00000000" w:rsidRPr="00000000" w14:paraId="0000003B">
      <w:pPr>
        <w:keepNext w:val="1"/>
        <w:keepLines w:val="1"/>
        <w:pBdr>
          <w:top w:space="0" w:sz="0" w:val="nil"/>
          <w:left w:space="0" w:sz="0" w:val="nil"/>
          <w:bottom w:space="0" w:sz="0" w:val="nil"/>
          <w:right w:space="0" w:sz="0" w:val="nil"/>
          <w:between w:space="0" w:sz="0" w:val="nil"/>
        </w:pBdr>
        <w:spacing w:line="360" w:lineRule="auto"/>
        <w:ind w:left="737" w:firstLine="0"/>
        <w:rPr>
          <w:color w:val="000000"/>
          <w:sz w:val="20"/>
          <w:szCs w:val="20"/>
        </w:rPr>
      </w:pPr>
      <w:r w:rsidDel="00000000" w:rsidR="00000000" w:rsidRPr="00000000">
        <w:rPr>
          <w:color w:val="000000"/>
          <w:sz w:val="20"/>
          <w:szCs w:val="20"/>
          <w:rtl w:val="0"/>
        </w:rPr>
        <w:t xml:space="preserve">5.3.5 Control de calidad en terminados</w:t>
      </w:r>
    </w:p>
    <w:p w:rsidR="00000000" w:rsidDel="00000000" w:rsidP="00000000" w:rsidRDefault="00000000" w:rsidRPr="00000000" w14:paraId="0000003C">
      <w:pPr>
        <w:keepNext w:val="1"/>
        <w:keepLines w:val="1"/>
        <w:pBdr>
          <w:top w:space="0" w:sz="0" w:val="nil"/>
          <w:left w:space="0" w:sz="0" w:val="nil"/>
          <w:bottom w:space="0" w:sz="0" w:val="nil"/>
          <w:right w:space="0" w:sz="0" w:val="nil"/>
          <w:between w:space="0" w:sz="0" w:val="nil"/>
        </w:pBdr>
        <w:spacing w:line="360" w:lineRule="auto"/>
        <w:ind w:left="454" w:firstLine="0"/>
        <w:rPr>
          <w:color w:val="000000"/>
          <w:sz w:val="20"/>
          <w:szCs w:val="20"/>
        </w:rPr>
      </w:pPr>
      <w:r w:rsidDel="00000000" w:rsidR="00000000" w:rsidRPr="00000000">
        <w:rPr>
          <w:rtl w:val="0"/>
        </w:rPr>
      </w:r>
    </w:p>
    <w:p w:rsidR="00000000" w:rsidDel="00000000" w:rsidP="00000000" w:rsidRDefault="00000000" w:rsidRPr="00000000" w14:paraId="0000003D">
      <w:pPr>
        <w:keepNext w:val="1"/>
        <w:keepLines w:val="1"/>
        <w:pBdr>
          <w:top w:space="0" w:sz="0" w:val="nil"/>
          <w:left w:space="0" w:sz="0" w:val="nil"/>
          <w:bottom w:space="0" w:sz="0" w:val="nil"/>
          <w:right w:space="0" w:sz="0" w:val="nil"/>
          <w:between w:space="0" w:sz="0" w:val="nil"/>
        </w:pBdr>
        <w:ind w:left="397" w:firstLine="0"/>
        <w:rPr>
          <w:b w:val="1"/>
          <w:color w:val="000000"/>
          <w:sz w:val="20"/>
          <w:szCs w:val="20"/>
        </w:rPr>
      </w:pPr>
      <w:r w:rsidDel="00000000" w:rsidR="00000000" w:rsidRPr="00000000">
        <w:rPr>
          <w:rtl w:val="0"/>
        </w:rPr>
      </w:r>
    </w:p>
    <w:p w:rsidR="00000000" w:rsidDel="00000000" w:rsidP="00000000" w:rsidRDefault="00000000" w:rsidRPr="00000000" w14:paraId="0000003E">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F">
      <w:pPr>
        <w:numPr>
          <w:ilvl w:val="0"/>
          <w:numId w:val="11"/>
        </w:numPr>
        <w:pBdr>
          <w:top w:space="0" w:sz="0" w:val="nil"/>
          <w:left w:space="0" w:sz="0" w:val="nil"/>
          <w:bottom w:space="0" w:sz="0" w:val="nil"/>
          <w:right w:space="0" w:sz="0" w:val="nil"/>
          <w:between w:space="0" w:sz="0" w:val="nil"/>
        </w:pBdr>
        <w:spacing w:line="360" w:lineRule="auto"/>
        <w:ind w:left="284" w:hanging="284"/>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40">
      <w:pPr>
        <w:pStyle w:val="Heading1"/>
        <w:spacing w:line="360" w:lineRule="auto"/>
        <w:rPr>
          <w:b w:val="1"/>
          <w:sz w:val="20"/>
          <w:szCs w:val="20"/>
        </w:rPr>
      </w:pPr>
      <w:bookmarkStart w:colFirst="0" w:colLast="0" w:name="_heading=h.gjdgxs" w:id="2"/>
      <w:bookmarkEnd w:id="2"/>
      <w:r w:rsidDel="00000000" w:rsidR="00000000" w:rsidRPr="00000000">
        <w:rPr>
          <w:b w:val="1"/>
          <w:sz w:val="20"/>
          <w:szCs w:val="20"/>
          <w:rtl w:val="0"/>
        </w:rPr>
        <w:t xml:space="preserve">INTRODUCCIÓN</w:t>
      </w:r>
    </w:p>
    <w:p w:rsidR="00000000" w:rsidDel="00000000" w:rsidP="00000000" w:rsidRDefault="00000000" w:rsidRPr="00000000" w14:paraId="00000041">
      <w:pPr>
        <w:spacing w:line="360" w:lineRule="auto"/>
        <w:jc w:val="both"/>
        <w:rPr>
          <w:sz w:val="20"/>
          <w:szCs w:val="20"/>
        </w:rPr>
      </w:pPr>
      <w:r w:rsidDel="00000000" w:rsidR="00000000" w:rsidRPr="00000000">
        <w:rPr>
          <w:rtl w:val="0"/>
        </w:rPr>
      </w:r>
    </w:p>
    <w:p w:rsidR="00000000" w:rsidDel="00000000" w:rsidP="00000000" w:rsidRDefault="00000000" w:rsidRPr="00000000" w14:paraId="00000042">
      <w:pPr>
        <w:spacing w:line="360" w:lineRule="auto"/>
        <w:jc w:val="both"/>
        <w:rPr>
          <w:sz w:val="20"/>
          <w:szCs w:val="20"/>
        </w:rPr>
      </w:pPr>
      <w:r w:rsidDel="00000000" w:rsidR="00000000" w:rsidRPr="00000000">
        <w:rPr>
          <w:sz w:val="20"/>
          <w:szCs w:val="20"/>
          <w:rtl w:val="0"/>
        </w:rPr>
        <w:t xml:space="preserve">La confección de prendas es un proceso en que se logra observar con mucha precisión la técnica empleada, pues esta se evidencia desde la prenda final, hasta en el patronaje y los trazos aplicados para que sea posible su materialización. Dentro de la confección es importante establecer y conocer bajo qué rutas operacionales se hará posible el paso a paso para el ensamble de las partes de una prenda, cuellos, mangas, botoneras, dobladillos, sistemas de cierre, entre otros, hasta llegar a la prenda final.</w:t>
      </w:r>
    </w:p>
    <w:p w:rsidR="00000000" w:rsidDel="00000000" w:rsidP="00000000" w:rsidRDefault="00000000" w:rsidRPr="00000000" w14:paraId="00000043">
      <w:pPr>
        <w:spacing w:line="360" w:lineRule="auto"/>
        <w:jc w:val="both"/>
        <w:rPr>
          <w:sz w:val="20"/>
          <w:szCs w:val="20"/>
        </w:rPr>
      </w:pPr>
      <w:r w:rsidDel="00000000" w:rsidR="00000000" w:rsidRPr="00000000">
        <w:rPr>
          <w:rtl w:val="0"/>
        </w:rPr>
      </w:r>
    </w:p>
    <w:p w:rsidR="00000000" w:rsidDel="00000000" w:rsidP="00000000" w:rsidRDefault="00000000" w:rsidRPr="00000000" w14:paraId="00000044">
      <w:pPr>
        <w:spacing w:line="360" w:lineRule="auto"/>
        <w:jc w:val="both"/>
        <w:rPr>
          <w:sz w:val="20"/>
          <w:szCs w:val="20"/>
        </w:rPr>
      </w:pPr>
      <w:r w:rsidDel="00000000" w:rsidR="00000000" w:rsidRPr="00000000">
        <w:rPr>
          <w:sz w:val="20"/>
          <w:szCs w:val="20"/>
          <w:rtl w:val="0"/>
        </w:rPr>
        <w:t xml:space="preserve">Por lo anterior, en este componente se abordarán las operaciones básicas en el ensamble de complementos desde el paso a paso hasta llegar a su implementación, de acuerdo con los procesos técnicos e industriales en la confección de prendas de vestir, comprendiendo ésta como la construcción secuencial de sus partes. Esto genera que las rutas operacionales en la construcción de cada uno de los apartados de una prenda sean entendidas en la interpretación de diseños que independientemente de cuán diferentes sean, dependen de procesos y lineamientos establecidos y generalizados dentro de la confección.  </w:t>
      </w:r>
    </w:p>
    <w:p w:rsidR="00000000" w:rsidDel="00000000" w:rsidP="00000000" w:rsidRDefault="00000000" w:rsidRPr="00000000" w14:paraId="00000045">
      <w:pPr>
        <w:spacing w:line="360" w:lineRule="auto"/>
        <w:jc w:val="both"/>
        <w:rPr>
          <w:sz w:val="20"/>
          <w:szCs w:val="20"/>
        </w:rPr>
      </w:pPr>
      <w:r w:rsidDel="00000000" w:rsidR="00000000" w:rsidRPr="00000000">
        <w:rPr>
          <w:rtl w:val="0"/>
        </w:rPr>
      </w:r>
    </w:p>
    <w:p w:rsidR="00000000" w:rsidDel="00000000" w:rsidP="00000000" w:rsidRDefault="00000000" w:rsidRPr="00000000" w14:paraId="00000046">
      <w:pPr>
        <w:spacing w:line="360" w:lineRule="auto"/>
        <w:rPr>
          <w:sz w:val="20"/>
          <w:szCs w:val="20"/>
        </w:rPr>
      </w:pPr>
      <w:r w:rsidDel="00000000" w:rsidR="00000000" w:rsidRPr="00000000">
        <w:rPr>
          <w:sz w:val="20"/>
          <w:szCs w:val="20"/>
          <w:rtl w:val="0"/>
        </w:rPr>
        <w:t xml:space="preserve">Dentro de todos estos procesos y lineamientos es indispensable entender que la confección de una prenda no es el proceso final, ya que esto se logrará una vez se aprueben los procesos de revisión de acuerdo con criterios técnicos y de calidad para llegar a la entrega del producto.</w:t>
      </w:r>
    </w:p>
    <w:p w:rsidR="00000000" w:rsidDel="00000000" w:rsidP="00000000" w:rsidRDefault="00000000" w:rsidRPr="00000000" w14:paraId="00000047">
      <w:pPr>
        <w:spacing w:line="360" w:lineRule="auto"/>
        <w:rPr>
          <w:b w:val="1"/>
          <w:sz w:val="20"/>
          <w:szCs w:val="20"/>
        </w:rPr>
      </w:pPr>
      <w:r w:rsidDel="00000000" w:rsidR="00000000" w:rsidRPr="00000000">
        <w:rPr>
          <w:rtl w:val="0"/>
        </w:rPr>
      </w:r>
    </w:p>
    <w:p w:rsidR="00000000" w:rsidDel="00000000" w:rsidP="00000000" w:rsidRDefault="00000000" w:rsidRPr="00000000" w14:paraId="00000048">
      <w:pPr>
        <w:pStyle w:val="Heading1"/>
        <w:numPr>
          <w:ilvl w:val="3"/>
          <w:numId w:val="11"/>
        </w:numPr>
        <w:spacing w:line="360" w:lineRule="auto"/>
        <w:ind w:left="360" w:hanging="360"/>
        <w:jc w:val="center"/>
        <w:rPr>
          <w:b w:val="1"/>
          <w:sz w:val="20"/>
          <w:szCs w:val="20"/>
        </w:rPr>
      </w:pPr>
      <w:bookmarkStart w:colFirst="0" w:colLast="0" w:name="_heading=h.30j0zll" w:id="3"/>
      <w:bookmarkEnd w:id="3"/>
      <w:r w:rsidDel="00000000" w:rsidR="00000000" w:rsidRPr="00000000">
        <w:rPr>
          <w:b w:val="1"/>
          <w:sz w:val="20"/>
          <w:szCs w:val="20"/>
          <w:rtl w:val="0"/>
        </w:rPr>
        <w:t xml:space="preserve">NORMAS TÉCNICAS PARA LA CONFECCIÓN DE PRENDAS DE VESTIR</w:t>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2880" w:firstLine="0"/>
        <w:rPr>
          <w:color w:val="000000"/>
        </w:rPr>
      </w:pPr>
      <w:r w:rsidDel="00000000" w:rsidR="00000000" w:rsidRPr="00000000">
        <w:rPr>
          <w:rtl w:val="0"/>
        </w:rPr>
      </w:r>
    </w:p>
    <w:p w:rsidR="00000000" w:rsidDel="00000000" w:rsidP="00000000" w:rsidRDefault="00000000" w:rsidRPr="00000000" w14:paraId="0000004A">
      <w:pPr>
        <w:spacing w:line="360" w:lineRule="auto"/>
        <w:jc w:val="both"/>
        <w:rPr>
          <w:sz w:val="20"/>
          <w:szCs w:val="20"/>
        </w:rPr>
      </w:pPr>
      <w:r w:rsidDel="00000000" w:rsidR="00000000" w:rsidRPr="00000000">
        <w:rPr>
          <w:sz w:val="20"/>
          <w:szCs w:val="20"/>
          <w:rtl w:val="0"/>
        </w:rPr>
        <w:t xml:space="preserve">El ensamble de prendas de vestir a través de los años se ha realizado de diferentes formas en las empresas, sin embargo, existen normas técnicas que ayudan a entender la construcción de las prendas en un ambiente óptimo de fabricación, de recursos humanos y de materiales e insumos; este proceso de ensamble con las normas ayuda a crear productos con un criterio de calidad y  entrega oportuna a los clientes; así pues que la programación y la planeación de la producción se combinan con la normatividad, y las empresas de confección desarrollan sistemas de producción capaces de competir a nivel nacional e internacional con otras que prestan el mismo servicio. El perfeccionamiento de este proceso evita reprocesos en las plantas tanto a nivel operativo, como administrativo; es aquí donde la guía de buenas prácticas en la confección de prendas de vestir resume las normas a tener en cuenta para la fabricación de productos que cuenten con los requisitos elegidos por el cliente desde la presentación de los prototipos en diseño, hasta la entrega final del producto. En definitiva, el proceso cuenta con un seguimiento y medición de cada paso a paso, para su posterior verificación del cumplimento hacia el cliente. </w:t>
      </w:r>
    </w:p>
    <w:p w:rsidR="00000000" w:rsidDel="00000000" w:rsidP="00000000" w:rsidRDefault="00000000" w:rsidRPr="00000000" w14:paraId="0000004B">
      <w:pPr>
        <w:spacing w:line="360" w:lineRule="auto"/>
        <w:rPr>
          <w:sz w:val="20"/>
          <w:szCs w:val="20"/>
        </w:rPr>
      </w:pPr>
      <w:r w:rsidDel="00000000" w:rsidR="00000000" w:rsidRPr="00000000">
        <w:rPr>
          <w:rtl w:val="0"/>
        </w:rPr>
      </w:r>
    </w:p>
    <w:p w:rsidR="00000000" w:rsidDel="00000000" w:rsidP="00000000" w:rsidRDefault="00000000" w:rsidRPr="00000000" w14:paraId="0000004C">
      <w:pPr>
        <w:keepNext w:val="1"/>
        <w:keepLines w:val="1"/>
        <w:spacing w:after="120" w:before="360" w:line="360" w:lineRule="auto"/>
        <w:rPr>
          <w:b w:val="1"/>
          <w:sz w:val="20"/>
          <w:szCs w:val="20"/>
        </w:rPr>
      </w:pPr>
      <w:bookmarkStart w:colFirst="0" w:colLast="0" w:name="_heading=h.1fob9te" w:id="4"/>
      <w:bookmarkEnd w:id="4"/>
      <w:r w:rsidDel="00000000" w:rsidR="00000000" w:rsidRPr="00000000">
        <w:rPr>
          <w:b w:val="1"/>
          <w:sz w:val="20"/>
          <w:szCs w:val="20"/>
          <w:rtl w:val="0"/>
        </w:rPr>
        <w:t xml:space="preserve">Norma GTC 230</w:t>
      </w:r>
    </w:p>
    <w:p w:rsidR="00000000" w:rsidDel="00000000" w:rsidP="00000000" w:rsidRDefault="00000000" w:rsidRPr="00000000" w14:paraId="0000004D">
      <w:pPr>
        <w:spacing w:line="360" w:lineRule="auto"/>
        <w:jc w:val="both"/>
        <w:rPr>
          <w:sz w:val="20"/>
          <w:szCs w:val="20"/>
        </w:rPr>
      </w:pPr>
      <w:sdt>
        <w:sdtPr>
          <w:tag w:val="goog_rdk_0"/>
        </w:sdtPr>
        <w:sdtContent>
          <w:commentRangeStart w:id="0"/>
        </w:sdtContent>
      </w:sdt>
      <w:r w:rsidDel="00000000" w:rsidR="00000000" w:rsidRPr="00000000">
        <w:rPr>
          <w:sz w:val="20"/>
          <w:szCs w:val="20"/>
          <w:rtl w:val="0"/>
        </w:rPr>
        <w:t xml:space="preserve">La norma GTC 230 es una guía para las buenas prácticas en la confección de prendas de vestir (ICONTEC, 2019), la cual se creó a través de un comité técnico de textiles, en el cual participaron varias empresas de Colombia, como centros de formación del SENA, universidades, hilanderías, lavanderías,  empresas de confección y textilerías</w:t>
      </w:r>
      <w:commentRangeEnd w:id="0"/>
      <w:r w:rsidDel="00000000" w:rsidR="00000000" w:rsidRPr="00000000">
        <w:commentReference w:id="0"/>
      </w:r>
      <w:r w:rsidDel="00000000" w:rsidR="00000000" w:rsidRPr="00000000">
        <w:rPr>
          <w:sz w:val="20"/>
          <w:szCs w:val="20"/>
          <w:rtl w:val="0"/>
        </w:rPr>
        <w:t xml:space="preserve">. </w:t>
      </w:r>
    </w:p>
    <w:p w:rsidR="00000000" w:rsidDel="00000000" w:rsidP="00000000" w:rsidRDefault="00000000" w:rsidRPr="00000000" w14:paraId="0000004E">
      <w:pPr>
        <w:spacing w:line="360" w:lineRule="auto"/>
        <w:jc w:val="both"/>
        <w:rPr>
          <w:sz w:val="20"/>
          <w:szCs w:val="20"/>
        </w:rPr>
      </w:pPr>
      <w:r w:rsidDel="00000000" w:rsidR="00000000" w:rsidRPr="00000000">
        <w:rPr>
          <w:rtl w:val="0"/>
        </w:rPr>
      </w:r>
    </w:p>
    <w:p w:rsidR="00000000" w:rsidDel="00000000" w:rsidP="00000000" w:rsidRDefault="00000000" w:rsidRPr="00000000" w14:paraId="0000004F">
      <w:pPr>
        <w:spacing w:line="360" w:lineRule="auto"/>
        <w:jc w:val="both"/>
        <w:rPr>
          <w:sz w:val="20"/>
          <w:szCs w:val="20"/>
        </w:rPr>
      </w:pPr>
      <w:r w:rsidDel="00000000" w:rsidR="00000000" w:rsidRPr="00000000">
        <w:rPr>
          <w:sz w:val="20"/>
          <w:szCs w:val="20"/>
          <w:rtl w:val="0"/>
        </w:rPr>
        <w:t xml:space="preserve">Es relevante conocer el paso a paso de un proceso productivo con el fin de ofrecerle al cliente un proceso con criterios de calidad,  las buenas prácticas en la confección deben ser tanto de quien presta el servicio como de quien lo recibe, en este caso el cliente;  es por esto que el Instituto Colombiano de Normas Técnicas y Certificación- ICONTEC ha puesto a disposición tanto del confeccionista como del cliente varias normas de prendas de vestir de pantalón, camisa, brasier, panty y bóxer;  identificadas así:</w:t>
      </w:r>
    </w:p>
    <w:p w:rsidR="00000000" w:rsidDel="00000000" w:rsidP="00000000" w:rsidRDefault="00000000" w:rsidRPr="00000000" w14:paraId="00000050">
      <w:pPr>
        <w:spacing w:line="360" w:lineRule="auto"/>
        <w:jc w:val="both"/>
        <w:rPr>
          <w:sz w:val="20"/>
          <w:szCs w:val="20"/>
        </w:rPr>
      </w:pPr>
      <w:r w:rsidDel="00000000" w:rsidR="00000000" w:rsidRPr="00000000">
        <w:rPr>
          <w:rtl w:val="0"/>
        </w:rPr>
      </w:r>
    </w:p>
    <w:p w:rsidR="00000000" w:rsidDel="00000000" w:rsidP="00000000" w:rsidRDefault="00000000" w:rsidRPr="00000000" w14:paraId="00000051">
      <w:pPr>
        <w:spacing w:line="360" w:lineRule="auto"/>
        <w:jc w:val="both"/>
        <w:rPr>
          <w:sz w:val="20"/>
          <w:szCs w:val="20"/>
        </w:rPr>
      </w:pPr>
      <w:sdt>
        <w:sdtPr>
          <w:tag w:val="goog_rdk_1"/>
        </w:sdtPr>
        <w:sdtContent>
          <w:commentRangeStart w:id="1"/>
        </w:sdtContent>
      </w:sdt>
      <w:r w:rsidDel="00000000" w:rsidR="00000000" w:rsidRPr="00000000">
        <w:rPr>
          <w:b w:val="1"/>
          <w:sz w:val="20"/>
          <w:szCs w:val="20"/>
          <w:rtl w:val="0"/>
        </w:rPr>
        <w:t xml:space="preserve">NTC 2260:</w:t>
      </w:r>
      <w:r w:rsidDel="00000000" w:rsidR="00000000" w:rsidRPr="00000000">
        <w:rPr>
          <w:sz w:val="20"/>
          <w:szCs w:val="20"/>
          <w:rtl w:val="0"/>
        </w:rPr>
        <w:t xml:space="preserve"> pantalones tipo jean y otros pantalones informales; esta norma instituye los requisitos que debe cumplir el confeccionista en cuanto los ensayos de las telas con las cuales se confeccionan los pantalones.</w:t>
      </w:r>
    </w:p>
    <w:p w:rsidR="00000000" w:rsidDel="00000000" w:rsidP="00000000" w:rsidRDefault="00000000" w:rsidRPr="00000000" w14:paraId="00000052">
      <w:pPr>
        <w:spacing w:line="360" w:lineRule="auto"/>
        <w:jc w:val="both"/>
        <w:rPr>
          <w:sz w:val="20"/>
          <w:szCs w:val="20"/>
        </w:rPr>
      </w:pPr>
      <w:r w:rsidDel="00000000" w:rsidR="00000000" w:rsidRPr="00000000">
        <w:rPr>
          <w:b w:val="1"/>
          <w:sz w:val="20"/>
          <w:szCs w:val="20"/>
          <w:rtl w:val="0"/>
        </w:rPr>
        <w:t xml:space="preserve">NTC 2309:</w:t>
      </w:r>
      <w:r w:rsidDel="00000000" w:rsidR="00000000" w:rsidRPr="00000000">
        <w:rPr>
          <w:sz w:val="20"/>
          <w:szCs w:val="20"/>
          <w:rtl w:val="0"/>
        </w:rPr>
        <w:t xml:space="preserve"> camisas deportivas (informales) y de traje (formales) para hombres y niños; esta norma cubre la evaluación de características en el lavado casero de tejido plano. </w:t>
      </w:r>
    </w:p>
    <w:p w:rsidR="00000000" w:rsidDel="00000000" w:rsidP="00000000" w:rsidRDefault="00000000" w:rsidRPr="00000000" w14:paraId="00000053">
      <w:pPr>
        <w:spacing w:line="360" w:lineRule="auto"/>
        <w:jc w:val="both"/>
        <w:rPr>
          <w:sz w:val="20"/>
          <w:szCs w:val="20"/>
        </w:rPr>
      </w:pPr>
      <w:r w:rsidDel="00000000" w:rsidR="00000000" w:rsidRPr="00000000">
        <w:rPr>
          <w:b w:val="1"/>
          <w:sz w:val="20"/>
          <w:szCs w:val="20"/>
          <w:rtl w:val="0"/>
        </w:rPr>
        <w:t xml:space="preserve">NTC 2398-1988</w:t>
      </w:r>
      <w:r w:rsidDel="00000000" w:rsidR="00000000" w:rsidRPr="00000000">
        <w:rPr>
          <w:sz w:val="20"/>
          <w:szCs w:val="20"/>
          <w:rtl w:val="0"/>
        </w:rPr>
        <w:t xml:space="preserve">: ropa interior femenina de tejido plano; esta norma instaura los requisitos que debe cumplir el confeccionista en cuanto los ensayos de materiales, empaque, rotulado y normas de muestreo con las cuales se confeccionan panty, brasier. </w:t>
      </w:r>
    </w:p>
    <w:p w:rsidR="00000000" w:rsidDel="00000000" w:rsidP="00000000" w:rsidRDefault="00000000" w:rsidRPr="00000000" w14:paraId="00000054">
      <w:pPr>
        <w:spacing w:line="360" w:lineRule="auto"/>
        <w:jc w:val="both"/>
        <w:rPr>
          <w:sz w:val="20"/>
          <w:szCs w:val="20"/>
        </w:rPr>
      </w:pPr>
      <w:r w:rsidDel="00000000" w:rsidR="00000000" w:rsidRPr="00000000">
        <w:rPr>
          <w:b w:val="1"/>
          <w:sz w:val="20"/>
          <w:szCs w:val="20"/>
          <w:rtl w:val="0"/>
        </w:rPr>
        <w:t xml:space="preserve">NTC 2339:</w:t>
      </w:r>
      <w:r w:rsidDel="00000000" w:rsidR="00000000" w:rsidRPr="00000000">
        <w:rPr>
          <w:sz w:val="20"/>
          <w:szCs w:val="20"/>
          <w:rtl w:val="0"/>
        </w:rPr>
        <w:t xml:space="preserve"> ropa interior masculina de tejido plano; esta norma establece los requisitos que debe cumplir el confeccionista en cuanto los ensayos de las telas con las cuales se confeccionan los calzoncillos elaborados en tejido plano.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5">
      <w:pPr>
        <w:spacing w:line="360" w:lineRule="auto"/>
        <w:jc w:val="both"/>
        <w:rPr>
          <w:sz w:val="20"/>
          <w:szCs w:val="20"/>
        </w:rPr>
      </w:pPr>
      <w:r w:rsidDel="00000000" w:rsidR="00000000" w:rsidRPr="00000000">
        <w:rPr>
          <w:rtl w:val="0"/>
        </w:rPr>
      </w:r>
    </w:p>
    <w:p w:rsidR="00000000" w:rsidDel="00000000" w:rsidP="00000000" w:rsidRDefault="00000000" w:rsidRPr="00000000" w14:paraId="00000056">
      <w:pPr>
        <w:spacing w:after="240" w:before="240" w:line="360" w:lineRule="auto"/>
        <w:jc w:val="both"/>
        <w:rPr>
          <w:color w:val="980000"/>
        </w:rPr>
      </w:pPr>
      <w:r w:rsidDel="00000000" w:rsidR="00000000" w:rsidRPr="00000000">
        <w:rPr>
          <w:color w:val="980000"/>
          <w:rtl w:val="0"/>
        </w:rPr>
        <w:t xml:space="preserve">A continuación, podrá revisar de manera detallada cada una de las normas técnicas colombianas que regulan los procesos de producción.</w:t>
      </w:r>
    </w:p>
    <w:p w:rsidR="00000000" w:rsidDel="00000000" w:rsidP="00000000" w:rsidRDefault="00000000" w:rsidRPr="00000000" w14:paraId="00000057">
      <w:pPr>
        <w:spacing w:line="36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spacing w:line="360" w:lineRule="auto"/>
        <w:jc w:val="both"/>
        <w:rPr>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rHeight w:val="720" w:hRule="atLeast"/>
          <w:tblHeader w:val="0"/>
        </w:trPr>
        <w:tc>
          <w:tcPr/>
          <w:p w:rsidR="00000000" w:rsidDel="00000000" w:rsidP="00000000" w:rsidRDefault="00000000" w:rsidRPr="00000000" w14:paraId="00000059">
            <w:pPr>
              <w:spacing w:line="360" w:lineRule="auto"/>
              <w:jc w:val="center"/>
              <w:rPr>
                <w:sz w:val="20"/>
                <w:szCs w:val="20"/>
                <w:highlight w:val="yellow"/>
              </w:rPr>
            </w:pPr>
            <w:r w:rsidDel="00000000" w:rsidR="00000000" w:rsidRPr="00000000">
              <w:rPr>
                <w:sz w:val="20"/>
                <w:szCs w:val="20"/>
                <w:highlight w:val="yellow"/>
                <w:rtl w:val="0"/>
              </w:rPr>
              <w:t xml:space="preserve">LLAMADO A LA ACCIÓN:</w:t>
            </w:r>
          </w:p>
          <w:p w:rsidR="00000000" w:rsidDel="00000000" w:rsidP="00000000" w:rsidRDefault="00000000" w:rsidRPr="00000000" w14:paraId="0000005A">
            <w:pPr>
              <w:spacing w:line="360" w:lineRule="auto"/>
              <w:jc w:val="center"/>
              <w:rPr>
                <w:sz w:val="20"/>
                <w:szCs w:val="20"/>
              </w:rPr>
            </w:pPr>
            <w:r w:rsidDel="00000000" w:rsidR="00000000" w:rsidRPr="00000000">
              <w:rPr>
                <w:sz w:val="20"/>
                <w:szCs w:val="20"/>
                <w:rtl w:val="0"/>
              </w:rPr>
              <w:t xml:space="preserve">Anexo 1.  Normas Técnicas </w:t>
            </w:r>
            <w:sdt>
              <w:sdtPr>
                <w:tag w:val="goog_rdk_2"/>
              </w:sdtPr>
              <w:sdtContent>
                <w:commentRangeStart w:id="2"/>
              </w:sdtContent>
            </w:sdt>
            <w:r w:rsidDel="00000000" w:rsidR="00000000" w:rsidRPr="00000000">
              <w:rPr>
                <w:sz w:val="20"/>
                <w:szCs w:val="20"/>
                <w:rtl w:val="0"/>
              </w:rPr>
              <w:t xml:space="preserve">Colombianas</w:t>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5B">
      <w:pPr>
        <w:spacing w:line="360" w:lineRule="auto"/>
        <w:jc w:val="both"/>
        <w:rPr>
          <w:sz w:val="20"/>
          <w:szCs w:val="20"/>
        </w:rPr>
      </w:pPr>
      <w:r w:rsidDel="00000000" w:rsidR="00000000" w:rsidRPr="00000000">
        <w:rPr>
          <w:rtl w:val="0"/>
        </w:rPr>
      </w:r>
    </w:p>
    <w:p w:rsidR="00000000" w:rsidDel="00000000" w:rsidP="00000000" w:rsidRDefault="00000000" w:rsidRPr="00000000" w14:paraId="0000005C">
      <w:pPr>
        <w:spacing w:line="240" w:lineRule="auto"/>
        <w:ind w:left="1276" w:right="1325" w:firstLine="0"/>
        <w:jc w:val="both"/>
        <w:rPr>
          <w:b w:val="1"/>
          <w:i w:val="1"/>
          <w:sz w:val="20"/>
          <w:szCs w:val="20"/>
        </w:rPr>
      </w:pPr>
      <w:r w:rsidDel="00000000" w:rsidR="00000000" w:rsidRPr="00000000">
        <w:rPr>
          <w:b w:val="1"/>
          <w:i w:val="1"/>
          <w:sz w:val="20"/>
          <w:szCs w:val="20"/>
          <w:highlight w:val="yellow"/>
          <w:rtl w:val="0"/>
        </w:rPr>
        <w:t xml:space="preserve">Bloque destacado</w:t>
      </w:r>
      <w:r w:rsidDel="00000000" w:rsidR="00000000" w:rsidRPr="00000000">
        <w:rPr>
          <w:rtl w:val="0"/>
        </w:rPr>
      </w:r>
    </w:p>
    <w:p w:rsidR="00000000" w:rsidDel="00000000" w:rsidP="00000000" w:rsidRDefault="00000000" w:rsidRPr="00000000" w14:paraId="0000005D">
      <w:pPr>
        <w:spacing w:line="240" w:lineRule="auto"/>
        <w:ind w:left="1276" w:right="1325" w:firstLine="0"/>
        <w:jc w:val="both"/>
        <w:rPr>
          <w:sz w:val="20"/>
          <w:szCs w:val="20"/>
        </w:rPr>
      </w:pPr>
      <w:r w:rsidDel="00000000" w:rsidR="00000000" w:rsidRPr="00000000">
        <w:rPr>
          <w:sz w:val="20"/>
          <w:szCs w:val="20"/>
          <w:rtl w:val="0"/>
        </w:rPr>
        <w:t xml:space="preserve">Para abordar en mayor profundidad las normas técnicas colombianas, visita los documentos de las guías o normas técnicas colombianas, en el sistema de Bibliotecas SENA que permitirá identificar las diferentes normas que existen de las prendas de vestir. Seguir el siguiente enlace </w:t>
      </w:r>
      <w:r w:rsidDel="00000000" w:rsidR="00000000" w:rsidRPr="00000000">
        <w:rPr>
          <w:rtl w:val="0"/>
        </w:rPr>
        <w:t xml:space="preserve">     </w:t>
      </w:r>
      <w:sdt>
        <w:sdtPr>
          <w:tag w:val="goog_rdk_3"/>
        </w:sdtPr>
        <w:sdtContent>
          <w:commentRangeStart w:id="3"/>
        </w:sdtContent>
      </w:sdt>
      <w:hyperlink r:id="rId9">
        <w:r w:rsidDel="00000000" w:rsidR="00000000" w:rsidRPr="00000000">
          <w:rPr>
            <w:color w:val="0000ff"/>
            <w:sz w:val="20"/>
            <w:szCs w:val="20"/>
            <w:u w:val="single"/>
            <w:rtl w:val="0"/>
          </w:rPr>
          <w:t xml:space="preserve">https://e-collection-icontec-org.bdigital.sena.edu.co/normavw.aspx?ID=160</w:t>
        </w:r>
      </w:hyperlink>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E">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5F">
      <w:pPr>
        <w:spacing w:line="360" w:lineRule="auto"/>
        <w:jc w:val="both"/>
        <w:rPr>
          <w:sz w:val="20"/>
          <w:szCs w:val="20"/>
        </w:rPr>
      </w:pPr>
      <w:r w:rsidDel="00000000" w:rsidR="00000000" w:rsidRPr="00000000">
        <w:rPr>
          <w:sz w:val="20"/>
          <w:szCs w:val="20"/>
          <w:rtl w:val="0"/>
        </w:rPr>
        <w:t xml:space="preserve">Así mismo, existen otras normas como se observa en la tabla 1, que permiten que la materia prima e insumos para la fabricación de prendas de vestir sean de óptima calidad y como resultado permiten ofrecer un producto terminado con criterios de calidad en su confección y entrega al cliente.</w:t>
      </w:r>
    </w:p>
    <w:p w:rsidR="00000000" w:rsidDel="00000000" w:rsidP="00000000" w:rsidRDefault="00000000" w:rsidRPr="00000000" w14:paraId="00000060">
      <w:pPr>
        <w:spacing w:line="360" w:lineRule="auto"/>
        <w:jc w:val="both"/>
        <w:rPr>
          <w:sz w:val="20"/>
          <w:szCs w:val="20"/>
        </w:rPr>
      </w:pPr>
      <w:r w:rsidDel="00000000" w:rsidR="00000000" w:rsidRPr="00000000">
        <w:rPr>
          <w:rtl w:val="0"/>
        </w:rPr>
      </w:r>
    </w:p>
    <w:p w:rsidR="00000000" w:rsidDel="00000000" w:rsidP="00000000" w:rsidRDefault="00000000" w:rsidRPr="00000000" w14:paraId="00000061">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062">
      <w:pPr>
        <w:spacing w:line="240" w:lineRule="auto"/>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63">
      <w:pPr>
        <w:spacing w:after="240" w:before="240" w:line="240" w:lineRule="auto"/>
        <w:rPr>
          <w:i w:val="1"/>
          <w:sz w:val="20"/>
          <w:szCs w:val="20"/>
        </w:rPr>
      </w:pPr>
      <w:r w:rsidDel="00000000" w:rsidR="00000000" w:rsidRPr="00000000">
        <w:rPr>
          <w:i w:val="1"/>
          <w:sz w:val="20"/>
          <w:szCs w:val="20"/>
          <w:rtl w:val="0"/>
        </w:rPr>
        <w:t xml:space="preserve">Referencias Normativas para materia prima e insumos de confección</w:t>
      </w:r>
    </w:p>
    <w:p w:rsidR="00000000" w:rsidDel="00000000" w:rsidP="00000000" w:rsidRDefault="00000000" w:rsidRPr="00000000" w14:paraId="00000064">
      <w:pPr>
        <w:rPr>
          <w:b w:val="1"/>
          <w:i w:val="1"/>
          <w:sz w:val="20"/>
          <w:szCs w:val="20"/>
        </w:rPr>
      </w:pPr>
      <w:r w:rsidDel="00000000" w:rsidR="00000000" w:rsidRPr="00000000">
        <w:rPr>
          <w:rtl w:val="0"/>
        </w:rPr>
      </w:r>
    </w:p>
    <w:tbl>
      <w:tblPr>
        <w:tblStyle w:val="Table6"/>
        <w:tblW w:w="99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8370"/>
        <w:tblGridChange w:id="0">
          <w:tblGrid>
            <w:gridCol w:w="1590"/>
            <w:gridCol w:w="8370"/>
          </w:tblGrid>
        </w:tblGridChange>
      </w:tblGrid>
      <w:tr>
        <w:trPr>
          <w:cantSplit w:val="0"/>
          <w:trHeight w:val="454"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65">
            <w:pPr>
              <w:jc w:val="center"/>
              <w:rPr>
                <w:sz w:val="20"/>
                <w:szCs w:val="20"/>
              </w:rPr>
            </w:pPr>
            <w:r w:rsidDel="00000000" w:rsidR="00000000" w:rsidRPr="00000000">
              <w:rPr>
                <w:sz w:val="20"/>
                <w:szCs w:val="20"/>
                <w:rtl w:val="0"/>
              </w:rPr>
              <w:t xml:space="preserve">Norma</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66">
            <w:pPr>
              <w:jc w:val="center"/>
              <w:rPr>
                <w:sz w:val="20"/>
                <w:szCs w:val="20"/>
              </w:rPr>
            </w:pPr>
            <w:r w:rsidDel="00000000" w:rsidR="00000000" w:rsidRPr="00000000">
              <w:rPr>
                <w:sz w:val="20"/>
                <w:szCs w:val="20"/>
                <w:rtl w:val="0"/>
              </w:rPr>
              <w:t xml:space="preserve">Tipo de Norma</w:t>
            </w:r>
          </w:p>
        </w:tc>
      </w:tr>
      <w:tr>
        <w:trPr>
          <w:cantSplit w:val="0"/>
          <w:trHeight w:val="208"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67">
            <w:pPr>
              <w:rPr>
                <w:sz w:val="20"/>
                <w:szCs w:val="20"/>
              </w:rPr>
            </w:pPr>
            <w:r w:rsidDel="00000000" w:rsidR="00000000" w:rsidRPr="00000000">
              <w:rPr>
                <w:sz w:val="20"/>
                <w:szCs w:val="20"/>
                <w:rtl w:val="0"/>
              </w:rPr>
              <w:t xml:space="preserve">NTC 228</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68">
            <w:pPr>
              <w:rPr>
                <w:sz w:val="20"/>
                <w:szCs w:val="20"/>
              </w:rPr>
            </w:pPr>
            <w:r w:rsidDel="00000000" w:rsidR="00000000" w:rsidRPr="00000000">
              <w:rPr>
                <w:sz w:val="20"/>
                <w:szCs w:val="20"/>
                <w:rtl w:val="0"/>
              </w:rPr>
              <w:t xml:space="preserve">Textiles, Determinación del ancho de las telas.</w:t>
            </w:r>
          </w:p>
        </w:tc>
      </w:tr>
      <w:tr>
        <w:trPr>
          <w:cantSplit w:val="0"/>
          <w:trHeight w:val="243"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69">
            <w:pPr>
              <w:rPr>
                <w:sz w:val="20"/>
                <w:szCs w:val="20"/>
              </w:rPr>
            </w:pPr>
            <w:r w:rsidDel="00000000" w:rsidR="00000000" w:rsidRPr="00000000">
              <w:rPr>
                <w:sz w:val="20"/>
                <w:szCs w:val="20"/>
                <w:rtl w:val="0"/>
              </w:rPr>
              <w:t xml:space="preserve">NTC 2567</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6A">
            <w:pPr>
              <w:rPr>
                <w:sz w:val="20"/>
                <w:szCs w:val="20"/>
              </w:rPr>
            </w:pPr>
            <w:r w:rsidDel="00000000" w:rsidR="00000000" w:rsidRPr="00000000">
              <w:rPr>
                <w:sz w:val="20"/>
                <w:szCs w:val="20"/>
                <w:rtl w:val="0"/>
              </w:rPr>
              <w:t xml:space="preserve">Textiles, telas de tejido plano y tejido de punto, clasificación por defectos.</w:t>
            </w:r>
          </w:p>
        </w:tc>
      </w:tr>
      <w:tr>
        <w:trPr>
          <w:cantSplit w:val="0"/>
          <w:trHeight w:val="507"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6B">
            <w:pPr>
              <w:rPr>
                <w:sz w:val="20"/>
                <w:szCs w:val="20"/>
              </w:rPr>
            </w:pPr>
            <w:r w:rsidDel="00000000" w:rsidR="00000000" w:rsidRPr="00000000">
              <w:rPr>
                <w:sz w:val="20"/>
                <w:szCs w:val="20"/>
                <w:rtl w:val="0"/>
              </w:rPr>
              <w:t xml:space="preserve">NTC 230</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6C">
            <w:pPr>
              <w:rPr>
                <w:sz w:val="20"/>
                <w:szCs w:val="20"/>
              </w:rPr>
            </w:pPr>
            <w:r w:rsidDel="00000000" w:rsidR="00000000" w:rsidRPr="00000000">
              <w:rPr>
                <w:sz w:val="20"/>
                <w:szCs w:val="20"/>
                <w:rtl w:val="0"/>
              </w:rPr>
              <w:t xml:space="preserve">Textiles, telas de tejido plano. Método para la medición de la masa por unidad de longitud y de la masa por unidad de área.</w:t>
            </w:r>
          </w:p>
        </w:tc>
      </w:tr>
      <w:tr>
        <w:trPr>
          <w:cantSplit w:val="0"/>
          <w:trHeight w:val="361"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6D">
            <w:pPr>
              <w:rPr>
                <w:sz w:val="20"/>
                <w:szCs w:val="20"/>
              </w:rPr>
            </w:pPr>
            <w:r w:rsidDel="00000000" w:rsidR="00000000" w:rsidRPr="00000000">
              <w:rPr>
                <w:sz w:val="20"/>
                <w:szCs w:val="20"/>
                <w:rtl w:val="0"/>
              </w:rPr>
              <w:t xml:space="preserve">NTC 481</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6E">
            <w:pPr>
              <w:rPr>
                <w:sz w:val="20"/>
                <w:szCs w:val="20"/>
              </w:rPr>
            </w:pPr>
            <w:r w:rsidDel="00000000" w:rsidR="00000000" w:rsidRPr="00000000">
              <w:rPr>
                <w:sz w:val="20"/>
                <w:szCs w:val="20"/>
                <w:rtl w:val="0"/>
              </w:rPr>
              <w:t xml:space="preserve">Textiles. Análisis cuantitativo de fibras.</w:t>
            </w:r>
          </w:p>
        </w:tc>
      </w:tr>
      <w:tr>
        <w:trPr>
          <w:cantSplit w:val="0"/>
          <w:trHeight w:val="369"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6F">
            <w:pPr>
              <w:rPr>
                <w:sz w:val="20"/>
                <w:szCs w:val="20"/>
              </w:rPr>
            </w:pPr>
            <w:r w:rsidDel="00000000" w:rsidR="00000000" w:rsidRPr="00000000">
              <w:rPr>
                <w:sz w:val="20"/>
                <w:szCs w:val="20"/>
                <w:rtl w:val="0"/>
              </w:rPr>
              <w:t xml:space="preserve">NTC 703-1</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70">
            <w:pPr>
              <w:rPr>
                <w:sz w:val="20"/>
                <w:szCs w:val="20"/>
              </w:rPr>
            </w:pPr>
            <w:r w:rsidDel="00000000" w:rsidR="00000000" w:rsidRPr="00000000">
              <w:rPr>
                <w:sz w:val="20"/>
                <w:szCs w:val="20"/>
                <w:rtl w:val="0"/>
              </w:rPr>
              <w:t xml:space="preserve">Textiles, Telas de tejido plano y telas de tejido de punto. Requisitos generales.</w:t>
            </w:r>
          </w:p>
        </w:tc>
      </w:tr>
      <w:tr>
        <w:trPr>
          <w:cantSplit w:val="0"/>
          <w:trHeight w:val="363"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71">
            <w:pPr>
              <w:rPr>
                <w:sz w:val="20"/>
                <w:szCs w:val="20"/>
              </w:rPr>
            </w:pPr>
            <w:r w:rsidDel="00000000" w:rsidR="00000000" w:rsidRPr="00000000">
              <w:rPr>
                <w:sz w:val="20"/>
                <w:szCs w:val="20"/>
                <w:rtl w:val="0"/>
              </w:rPr>
              <w:t xml:space="preserve">NTC 703-2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72">
            <w:pPr>
              <w:rPr>
                <w:sz w:val="20"/>
                <w:szCs w:val="20"/>
              </w:rPr>
            </w:pPr>
            <w:r w:rsidDel="00000000" w:rsidR="00000000" w:rsidRPr="00000000">
              <w:rPr>
                <w:sz w:val="20"/>
                <w:szCs w:val="20"/>
                <w:rtl w:val="0"/>
              </w:rPr>
              <w:t xml:space="preserve">Textiles, Telas de tejido plano. Requisitos específicos.</w:t>
            </w:r>
          </w:p>
        </w:tc>
      </w:tr>
      <w:tr>
        <w:trPr>
          <w:cantSplit w:val="0"/>
          <w:trHeight w:val="229"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73">
            <w:pPr>
              <w:rPr>
                <w:sz w:val="20"/>
                <w:szCs w:val="20"/>
              </w:rPr>
            </w:pPr>
            <w:r w:rsidDel="00000000" w:rsidR="00000000" w:rsidRPr="00000000">
              <w:rPr>
                <w:sz w:val="20"/>
                <w:szCs w:val="20"/>
                <w:rtl w:val="0"/>
              </w:rPr>
              <w:t xml:space="preserve">NTC 703-3</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74">
            <w:pPr>
              <w:rPr>
                <w:sz w:val="20"/>
                <w:szCs w:val="20"/>
              </w:rPr>
            </w:pPr>
            <w:r w:rsidDel="00000000" w:rsidR="00000000" w:rsidRPr="00000000">
              <w:rPr>
                <w:sz w:val="20"/>
                <w:szCs w:val="20"/>
                <w:rtl w:val="0"/>
              </w:rPr>
              <w:t xml:space="preserve">Textiles, Telas de tejido de punto. Requisitos específicos.</w:t>
            </w:r>
          </w:p>
        </w:tc>
      </w:tr>
      <w:tr>
        <w:trPr>
          <w:cantSplit w:val="0"/>
          <w:trHeight w:val="363"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75">
            <w:pPr>
              <w:rPr>
                <w:sz w:val="20"/>
                <w:szCs w:val="20"/>
              </w:rPr>
            </w:pPr>
            <w:r w:rsidDel="00000000" w:rsidR="00000000" w:rsidRPr="00000000">
              <w:rPr>
                <w:sz w:val="20"/>
                <w:szCs w:val="20"/>
                <w:rtl w:val="0"/>
              </w:rPr>
              <w:t xml:space="preserve">NTC 2512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76">
            <w:pPr>
              <w:rPr>
                <w:sz w:val="20"/>
                <w:szCs w:val="20"/>
              </w:rPr>
            </w:pPr>
            <w:r w:rsidDel="00000000" w:rsidR="00000000" w:rsidRPr="00000000">
              <w:rPr>
                <w:sz w:val="20"/>
                <w:szCs w:val="20"/>
                <w:rtl w:val="0"/>
              </w:rPr>
              <w:t xml:space="preserve">Confecciones, Cierres de cremallera.</w:t>
            </w:r>
          </w:p>
        </w:tc>
      </w:tr>
      <w:tr>
        <w:trPr>
          <w:cantSplit w:val="0"/>
          <w:trHeight w:val="229"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77">
            <w:pPr>
              <w:rPr>
                <w:sz w:val="20"/>
                <w:szCs w:val="20"/>
              </w:rPr>
            </w:pPr>
            <w:r w:rsidDel="00000000" w:rsidR="00000000" w:rsidRPr="00000000">
              <w:rPr>
                <w:sz w:val="20"/>
                <w:szCs w:val="20"/>
                <w:rtl w:val="0"/>
              </w:rPr>
              <w:t xml:space="preserve">NTC 2510</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78">
            <w:pPr>
              <w:rPr>
                <w:sz w:val="20"/>
                <w:szCs w:val="20"/>
              </w:rPr>
            </w:pPr>
            <w:r w:rsidDel="00000000" w:rsidR="00000000" w:rsidRPr="00000000">
              <w:rPr>
                <w:sz w:val="20"/>
                <w:szCs w:val="20"/>
                <w:rtl w:val="0"/>
              </w:rPr>
              <w:t xml:space="preserve">Textiles y confecciones. Botones de poliéster.</w:t>
            </w:r>
          </w:p>
        </w:tc>
      </w:tr>
      <w:tr>
        <w:trPr>
          <w:cantSplit w:val="0"/>
          <w:trHeight w:val="222"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79">
            <w:pPr>
              <w:rPr>
                <w:sz w:val="20"/>
                <w:szCs w:val="20"/>
              </w:rPr>
            </w:pPr>
            <w:r w:rsidDel="00000000" w:rsidR="00000000" w:rsidRPr="00000000">
              <w:rPr>
                <w:sz w:val="20"/>
                <w:szCs w:val="20"/>
                <w:rtl w:val="0"/>
              </w:rPr>
              <w:t xml:space="preserve">NTC 2089</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7A">
            <w:pPr>
              <w:rPr>
                <w:sz w:val="20"/>
                <w:szCs w:val="20"/>
              </w:rPr>
            </w:pPr>
            <w:r w:rsidDel="00000000" w:rsidR="00000000" w:rsidRPr="00000000">
              <w:rPr>
                <w:sz w:val="20"/>
                <w:szCs w:val="20"/>
                <w:rtl w:val="0"/>
              </w:rPr>
              <w:t xml:space="preserve">Hilos de algodón para coser</w:t>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B">
            <w:pPr>
              <w:rPr>
                <w:sz w:val="20"/>
                <w:szCs w:val="20"/>
              </w:rPr>
            </w:pPr>
            <w:r w:rsidDel="00000000" w:rsidR="00000000" w:rsidRPr="00000000">
              <w:rPr>
                <w:sz w:val="20"/>
                <w:szCs w:val="20"/>
                <w:rtl w:val="0"/>
              </w:rPr>
              <w:t xml:space="preserve">NTC 5872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7C">
            <w:pPr>
              <w:rPr>
                <w:sz w:val="20"/>
                <w:szCs w:val="20"/>
              </w:rPr>
            </w:pPr>
            <w:r w:rsidDel="00000000" w:rsidR="00000000" w:rsidRPr="00000000">
              <w:rPr>
                <w:sz w:val="20"/>
                <w:szCs w:val="20"/>
                <w:rtl w:val="0"/>
              </w:rPr>
              <w:t xml:space="preserve">Textiles Hilos de coser industriales fabricados, total o parcialmente, a partir de fibras sintéticas.</w:t>
            </w:r>
          </w:p>
        </w:tc>
      </w:tr>
    </w:tbl>
    <w:p w:rsidR="00000000" w:rsidDel="00000000" w:rsidP="00000000" w:rsidRDefault="00000000" w:rsidRPr="00000000" w14:paraId="0000007D">
      <w:pPr>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w:t>
      </w:r>
      <w:hyperlink r:id="rId10">
        <w:r w:rsidDel="00000000" w:rsidR="00000000" w:rsidRPr="00000000">
          <w:rPr>
            <w:color w:val="0000ff"/>
            <w:sz w:val="20"/>
            <w:szCs w:val="20"/>
            <w:u w:val="single"/>
            <w:rtl w:val="0"/>
          </w:rPr>
          <w:t xml:space="preserve">https://e-collection-icontec-org.bdigital.sena.edu.co/pdfview/viewer.aspx?locale=es-US&amp;Q=FE3878A589E70A025E75351F73493F66&amp;Req=</w:t>
        </w:r>
      </w:hyperlink>
      <w:r w:rsidDel="00000000" w:rsidR="00000000" w:rsidRPr="00000000">
        <w:rPr>
          <w:rtl w:val="0"/>
        </w:rPr>
      </w:r>
    </w:p>
    <w:p w:rsidR="00000000" w:rsidDel="00000000" w:rsidP="00000000" w:rsidRDefault="00000000" w:rsidRPr="00000000" w14:paraId="0000007E">
      <w:pPr>
        <w:spacing w:line="360" w:lineRule="auto"/>
        <w:jc w:val="both"/>
        <w:rPr>
          <w:sz w:val="20"/>
          <w:szCs w:val="20"/>
        </w:rPr>
      </w:pPr>
      <w:r w:rsidDel="00000000" w:rsidR="00000000" w:rsidRPr="00000000">
        <w:rPr>
          <w:rtl w:val="0"/>
        </w:rPr>
      </w:r>
    </w:p>
    <w:p w:rsidR="00000000" w:rsidDel="00000000" w:rsidP="00000000" w:rsidRDefault="00000000" w:rsidRPr="00000000" w14:paraId="0000007F">
      <w:pPr>
        <w:spacing w:line="360" w:lineRule="auto"/>
        <w:jc w:val="both"/>
        <w:rPr>
          <w:sz w:val="20"/>
          <w:szCs w:val="20"/>
        </w:rPr>
      </w:pPr>
      <w:r w:rsidDel="00000000" w:rsidR="00000000" w:rsidRPr="00000000">
        <w:rPr>
          <w:sz w:val="20"/>
          <w:szCs w:val="20"/>
          <w:rtl w:val="0"/>
        </w:rPr>
        <w:t xml:space="preserve">En definitiva, la norma GTC 230 guía de buenas prácticas en la confección, se constituye en el conjunto de requisitos generales de producción que permiten que cada uno de los procesos o subprocesos de una empresa se ejecuten de manera organizada y completa, para esto se debe tener en cuenta la calidad de las materias primas, insumos y procesos; todo esto con respecto al Instituto Colombiano de Normas Técnicas y Certificación.</w:t>
      </w:r>
    </w:p>
    <w:p w:rsidR="00000000" w:rsidDel="00000000" w:rsidP="00000000" w:rsidRDefault="00000000" w:rsidRPr="00000000" w14:paraId="00000080">
      <w:pPr>
        <w:spacing w:line="360" w:lineRule="auto"/>
        <w:jc w:val="both"/>
        <w:rPr>
          <w:sz w:val="20"/>
          <w:szCs w:val="20"/>
        </w:rPr>
      </w:pPr>
      <w:r w:rsidDel="00000000" w:rsidR="00000000" w:rsidRPr="00000000">
        <w:rPr>
          <w:rtl w:val="0"/>
        </w:rPr>
      </w:r>
    </w:p>
    <w:p w:rsidR="00000000" w:rsidDel="00000000" w:rsidP="00000000" w:rsidRDefault="00000000" w:rsidRPr="00000000" w14:paraId="00000081">
      <w:pPr>
        <w:spacing w:line="360" w:lineRule="auto"/>
        <w:jc w:val="both"/>
        <w:rPr>
          <w:color w:val="980000"/>
          <w:sz w:val="20"/>
          <w:szCs w:val="20"/>
        </w:rPr>
      </w:pPr>
      <w:r w:rsidDel="00000000" w:rsidR="00000000" w:rsidRPr="00000000">
        <w:rPr>
          <w:color w:val="980000"/>
          <w:sz w:val="20"/>
          <w:szCs w:val="20"/>
          <w:rtl w:val="0"/>
        </w:rPr>
        <w:t xml:space="preserve">En el anexo 2, ubicado en el material complementario podrá consultar la normatividad que regula el proceso de diseño y desarrollo del producto.  </w:t>
      </w:r>
    </w:p>
    <w:p w:rsidR="00000000" w:rsidDel="00000000" w:rsidP="00000000" w:rsidRDefault="00000000" w:rsidRPr="00000000" w14:paraId="00000082">
      <w:pPr>
        <w:spacing w:line="360" w:lineRule="auto"/>
        <w:jc w:val="both"/>
        <w:rPr>
          <w:sz w:val="20"/>
          <w:szCs w:val="20"/>
        </w:rPr>
      </w:pPr>
      <w:r w:rsidDel="00000000" w:rsidR="00000000" w:rsidRPr="00000000">
        <w:rPr>
          <w:rtl w:val="0"/>
        </w:rPr>
      </w:r>
    </w:p>
    <w:p w:rsidR="00000000" w:rsidDel="00000000" w:rsidP="00000000" w:rsidRDefault="00000000" w:rsidRPr="00000000" w14:paraId="00000083">
      <w:pPr>
        <w:spacing w:line="360" w:lineRule="auto"/>
        <w:jc w:val="both"/>
        <w:rPr>
          <w:sz w:val="20"/>
          <w:szCs w:val="20"/>
        </w:rPr>
      </w:pPr>
      <w:r w:rsidDel="00000000" w:rsidR="00000000" w:rsidRPr="00000000">
        <w:rPr>
          <w:rtl w:val="0"/>
        </w:rPr>
      </w:r>
    </w:p>
    <w:tbl>
      <w:tblPr>
        <w:tblStyle w:val="Table7"/>
        <w:tblW w:w="98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71"/>
        <w:tblGridChange w:id="0">
          <w:tblGrid>
            <w:gridCol w:w="9871"/>
          </w:tblGrid>
        </w:tblGridChange>
      </w:tblGrid>
      <w:tr>
        <w:trPr>
          <w:cantSplit w:val="0"/>
          <w:trHeight w:val="1205" w:hRule="atLeast"/>
          <w:tblHeader w:val="0"/>
        </w:trPr>
        <w:tc>
          <w:tcPr/>
          <w:p w:rsidR="00000000" w:rsidDel="00000000" w:rsidP="00000000" w:rsidRDefault="00000000" w:rsidRPr="00000000" w14:paraId="00000084">
            <w:pPr>
              <w:jc w:val="center"/>
              <w:rPr>
                <w:sz w:val="20"/>
                <w:szCs w:val="20"/>
                <w:highlight w:val="yellow"/>
              </w:rPr>
            </w:pPr>
            <w:r w:rsidDel="00000000" w:rsidR="00000000" w:rsidRPr="00000000">
              <w:rPr>
                <w:rtl w:val="0"/>
              </w:rPr>
              <w:t xml:space="preserve">     </w:t>
            </w:r>
            <w:sdt>
              <w:sdtPr>
                <w:tag w:val="goog_rdk_4"/>
              </w:sdtPr>
              <w:sdtContent>
                <w:commentRangeStart w:id="4"/>
              </w:sdtContent>
            </w:sdt>
            <w:r w:rsidDel="00000000" w:rsidR="00000000" w:rsidRPr="00000000">
              <w:rPr>
                <w:sz w:val="20"/>
                <w:szCs w:val="20"/>
                <w:highlight w:val="yellow"/>
                <w:rtl w:val="0"/>
              </w:rPr>
              <w:t xml:space="preserve">LLAMADO A LA ACCIÓN</w:t>
            </w:r>
          </w:p>
          <w:p w:rsidR="00000000" w:rsidDel="00000000" w:rsidP="00000000" w:rsidRDefault="00000000" w:rsidRPr="00000000" w14:paraId="00000085">
            <w:pPr>
              <w:jc w:val="center"/>
              <w:rPr>
                <w:sz w:val="20"/>
                <w:szCs w:val="20"/>
                <w:highlight w:val="yellow"/>
              </w:rPr>
            </w:pPr>
            <w:r w:rsidDel="00000000" w:rsidR="00000000" w:rsidRPr="00000000">
              <w:rPr>
                <w:rtl w:val="0"/>
              </w:rPr>
            </w:r>
          </w:p>
          <w:p w:rsidR="00000000" w:rsidDel="00000000" w:rsidP="00000000" w:rsidRDefault="00000000" w:rsidRPr="00000000" w14:paraId="00000086">
            <w:pPr>
              <w:jc w:val="center"/>
              <w:rPr>
                <w:sz w:val="20"/>
                <w:szCs w:val="20"/>
                <w:highlight w:val="yellow"/>
              </w:rPr>
            </w:pPr>
            <w:r w:rsidDel="00000000" w:rsidR="00000000" w:rsidRPr="00000000">
              <w:rPr>
                <w:rtl w:val="0"/>
              </w:rPr>
            </w:r>
          </w:p>
          <w:p w:rsidR="00000000" w:rsidDel="00000000" w:rsidP="00000000" w:rsidRDefault="00000000" w:rsidRPr="00000000" w14:paraId="00000087">
            <w:pPr>
              <w:jc w:val="center"/>
              <w:rPr>
                <w:sz w:val="20"/>
                <w:szCs w:val="20"/>
              </w:rPr>
            </w:pPr>
            <w:r w:rsidDel="00000000" w:rsidR="00000000" w:rsidRPr="00000000">
              <w:rPr>
                <w:sz w:val="20"/>
                <w:szCs w:val="20"/>
                <w:rtl w:val="0"/>
              </w:rPr>
              <w:t xml:space="preserve">Anexo 2. Proceso de diseño y desarrollo del producto</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88">
      <w:pPr>
        <w:pStyle w:val="Heading1"/>
        <w:spacing w:line="360" w:lineRule="auto"/>
        <w:jc w:val="center"/>
        <w:rPr>
          <w:b w:val="1"/>
          <w:sz w:val="20"/>
          <w:szCs w:val="20"/>
        </w:rPr>
      </w:pPr>
      <w:bookmarkStart w:colFirst="0" w:colLast="0" w:name="_heading=h.3znysh7" w:id="5"/>
      <w:bookmarkEnd w:id="5"/>
      <w:r w:rsidDel="00000000" w:rsidR="00000000" w:rsidRPr="00000000">
        <w:rPr>
          <w:rtl w:val="0"/>
        </w:rPr>
      </w:r>
    </w:p>
    <w:p w:rsidR="00000000" w:rsidDel="00000000" w:rsidP="00000000" w:rsidRDefault="00000000" w:rsidRPr="00000000" w14:paraId="00000089">
      <w:pPr>
        <w:pStyle w:val="Heading1"/>
        <w:spacing w:line="360" w:lineRule="auto"/>
        <w:jc w:val="center"/>
        <w:rPr>
          <w:sz w:val="20"/>
          <w:szCs w:val="20"/>
        </w:rPr>
      </w:pPr>
      <w:bookmarkStart w:colFirst="0" w:colLast="0" w:name="_heading=h.t5nkausi0hm" w:id="6"/>
      <w:bookmarkEnd w:id="6"/>
      <w:r w:rsidDel="00000000" w:rsidR="00000000" w:rsidRPr="00000000">
        <w:rPr>
          <w:b w:val="1"/>
          <w:sz w:val="20"/>
          <w:szCs w:val="20"/>
          <w:rtl w:val="0"/>
        </w:rPr>
        <w:t xml:space="preserve">2. NORMAS GENERALES PARA LA CONFECCIÓN DE PRENDAS DE </w:t>
      </w:r>
      <w:sdt>
        <w:sdtPr>
          <w:tag w:val="goog_rdk_5"/>
        </w:sdtPr>
        <w:sdtContent>
          <w:commentRangeStart w:id="5"/>
        </w:sdtContent>
      </w:sdt>
      <w:r w:rsidDel="00000000" w:rsidR="00000000" w:rsidRPr="00000000">
        <w:rPr>
          <w:b w:val="1"/>
          <w:sz w:val="20"/>
          <w:szCs w:val="20"/>
          <w:rtl w:val="0"/>
        </w:rPr>
        <w:t xml:space="preserve">VESTIR</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A">
      <w:pPr>
        <w:pStyle w:val="Heading1"/>
        <w:spacing w:line="360" w:lineRule="auto"/>
        <w:jc w:val="both"/>
        <w:rPr>
          <w:sz w:val="20"/>
          <w:szCs w:val="20"/>
        </w:rPr>
      </w:pPr>
      <w:bookmarkStart w:colFirst="0" w:colLast="0" w:name="_heading=h.my7bwmriyjlp" w:id="7"/>
      <w:bookmarkEnd w:id="7"/>
      <w:sdt>
        <w:sdtPr>
          <w:tag w:val="goog_rdk_6"/>
        </w:sdtPr>
        <w:sdtContent>
          <w:commentRangeStart w:id="6"/>
        </w:sdtContent>
      </w:sdt>
      <w:r w:rsidDel="00000000" w:rsidR="00000000" w:rsidRPr="00000000">
        <w:rPr>
          <w:sz w:val="20"/>
          <w:szCs w:val="20"/>
          <w:rtl w:val="0"/>
        </w:rPr>
        <w:t xml:space="preserve">Los oficios de la confección de prendas implican varios procesos, desde la manipulación del textil cortado hasta la ejecución a través de maquinaria de acuerdo con cada proceso en particular.   Dichos procesos requieren, por ejemplo, de la manipulación de sujetadores y de arranques en los que el operario, es su principal actor para el funcionamiento de cada una de estas partes.  Al tener presente que es la persona quien está implícita dentro de cada uno de estos procesos es importante identificar las normas de seguridad que permitan considerar el concepto de ergonomía dentro de la labor para que no tenga afectaciones de ningún tipo. </w:t>
      </w:r>
    </w:p>
    <w:p w:rsidR="00000000" w:rsidDel="00000000" w:rsidP="00000000" w:rsidRDefault="00000000" w:rsidRPr="00000000" w14:paraId="0000008B">
      <w:pPr>
        <w:spacing w:after="240" w:before="240" w:line="360" w:lineRule="auto"/>
        <w:jc w:val="both"/>
        <w:rPr>
          <w:sz w:val="20"/>
          <w:szCs w:val="20"/>
        </w:rPr>
      </w:pPr>
      <w:r w:rsidDel="00000000" w:rsidR="00000000" w:rsidRPr="00000000">
        <w:rPr>
          <w:sz w:val="20"/>
          <w:szCs w:val="20"/>
          <w:rtl w:val="0"/>
        </w:rPr>
        <w:t xml:space="preserve">La ergonomía comprende ramas como la industrial y la biomecánica, más encaminada hacia lo ocupacional, dado que se centra en aspectos físicos relacionados con el trabajo, capacidades de fuerza y postura y, a su vez, cómo son ejecutadas a través de tareas repetitivas por periodos de tiempo. Por lo anterior se hace necesario tenerlas presentes durante la ejecución de cada labor y uno de los objetivos que debe perseguir el supervisor en procesos de confección en cuanto a su personal a cargo, es que cuente con espacios y herramientas de trabajo que ante todo preserven su bienestar durante la labor, por ello en los siguientes apartados se entregarán lineamientos que darán soporte a la supervisión.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C">
      <w:pPr>
        <w:spacing w:line="360" w:lineRule="auto"/>
        <w:jc w:val="both"/>
        <w:rPr>
          <w:sz w:val="20"/>
          <w:szCs w:val="20"/>
        </w:rPr>
      </w:pPr>
      <w:r w:rsidDel="00000000" w:rsidR="00000000" w:rsidRPr="00000000">
        <w:rPr>
          <w:rtl w:val="0"/>
        </w:rPr>
      </w:r>
    </w:p>
    <w:p w:rsidR="00000000" w:rsidDel="00000000" w:rsidP="00000000" w:rsidRDefault="00000000" w:rsidRPr="00000000" w14:paraId="0000008D">
      <w:pPr>
        <w:pStyle w:val="Heading2"/>
        <w:spacing w:line="360" w:lineRule="auto"/>
        <w:rPr>
          <w:b w:val="1"/>
          <w:sz w:val="20"/>
          <w:szCs w:val="20"/>
        </w:rPr>
      </w:pPr>
      <w:bookmarkStart w:colFirst="0" w:colLast="0" w:name="_heading=h.2et92p0" w:id="8"/>
      <w:bookmarkEnd w:id="8"/>
      <w:r w:rsidDel="00000000" w:rsidR="00000000" w:rsidRPr="00000000">
        <w:rPr>
          <w:b w:val="1"/>
          <w:sz w:val="20"/>
          <w:szCs w:val="20"/>
          <w:rtl w:val="0"/>
        </w:rPr>
        <w:t xml:space="preserve">2.1.  Normas generales de seguridad para la labor en la confección de prendas</w:t>
      </w:r>
    </w:p>
    <w:p w:rsidR="00000000" w:rsidDel="00000000" w:rsidP="00000000" w:rsidRDefault="00000000" w:rsidRPr="00000000" w14:paraId="0000008E">
      <w:pPr>
        <w:spacing w:line="360" w:lineRule="auto"/>
        <w:jc w:val="both"/>
        <w:rPr>
          <w:sz w:val="20"/>
          <w:szCs w:val="20"/>
        </w:rPr>
      </w:pPr>
      <w:r w:rsidDel="00000000" w:rsidR="00000000" w:rsidRPr="00000000">
        <w:rPr>
          <w:rtl w:val="0"/>
        </w:rPr>
      </w:r>
    </w:p>
    <w:p w:rsidR="00000000" w:rsidDel="00000000" w:rsidP="00000000" w:rsidRDefault="00000000" w:rsidRPr="00000000" w14:paraId="0000008F">
      <w:pPr>
        <w:spacing w:line="360" w:lineRule="auto"/>
        <w:jc w:val="both"/>
        <w:rPr>
          <w:sz w:val="20"/>
          <w:szCs w:val="20"/>
        </w:rPr>
      </w:pPr>
      <w:r w:rsidDel="00000000" w:rsidR="00000000" w:rsidRPr="00000000">
        <w:rPr>
          <w:sz w:val="20"/>
          <w:szCs w:val="20"/>
          <w:rtl w:val="0"/>
        </w:rPr>
        <w:t xml:space="preserve">Antes de iniciar cualquier actividad comprendida en la confección es importante que la persona se disponga físicamente para la labor, por ello se recomiendan algunos estiramientos y contar con la disposición para iniciar, dado que se presentan molestias que por lo general pueden ser las que se visualizan a continuación en la figura 1: </w:t>
      </w:r>
    </w:p>
    <w:p w:rsidR="00000000" w:rsidDel="00000000" w:rsidP="00000000" w:rsidRDefault="00000000" w:rsidRPr="00000000" w14:paraId="00000090">
      <w:pPr>
        <w:spacing w:line="360" w:lineRule="auto"/>
        <w:jc w:val="both"/>
        <w:rPr>
          <w:sz w:val="20"/>
          <w:szCs w:val="20"/>
        </w:rPr>
      </w:pPr>
      <w:r w:rsidDel="00000000" w:rsidR="00000000" w:rsidRPr="00000000">
        <w:rPr>
          <w:rtl w:val="0"/>
        </w:rPr>
      </w:r>
    </w:p>
    <w:p w:rsidR="00000000" w:rsidDel="00000000" w:rsidP="00000000" w:rsidRDefault="00000000" w:rsidRPr="00000000" w14:paraId="00000091">
      <w:pPr>
        <w:spacing w:line="360" w:lineRule="auto"/>
        <w:jc w:val="both"/>
        <w:rPr>
          <w:sz w:val="20"/>
          <w:szCs w:val="20"/>
        </w:rPr>
      </w:pPr>
      <w:r w:rsidDel="00000000" w:rsidR="00000000" w:rsidRPr="00000000">
        <w:rPr>
          <w:rtl w:val="0"/>
        </w:rPr>
      </w:r>
    </w:p>
    <w:p w:rsidR="00000000" w:rsidDel="00000000" w:rsidP="00000000" w:rsidRDefault="00000000" w:rsidRPr="00000000" w14:paraId="00000092">
      <w:pPr>
        <w:spacing w:line="360" w:lineRule="auto"/>
        <w:jc w:val="both"/>
        <w:rPr>
          <w:i w:val="1"/>
          <w:sz w:val="20"/>
          <w:szCs w:val="20"/>
        </w:rPr>
      </w:pPr>
      <w:r w:rsidDel="00000000" w:rsidR="00000000" w:rsidRPr="00000000">
        <w:rPr>
          <w:rtl w:val="0"/>
        </w:rPr>
      </w:r>
    </w:p>
    <w:p w:rsidR="00000000" w:rsidDel="00000000" w:rsidP="00000000" w:rsidRDefault="00000000" w:rsidRPr="00000000" w14:paraId="00000093">
      <w:pPr>
        <w:spacing w:line="360" w:lineRule="auto"/>
        <w:ind w:left="1440" w:firstLine="0"/>
        <w:rPr>
          <w:i w:val="1"/>
          <w:sz w:val="20"/>
          <w:szCs w:val="20"/>
        </w:rPr>
      </w:pPr>
      <w:r w:rsidDel="00000000" w:rsidR="00000000" w:rsidRPr="00000000">
        <w:rPr>
          <w:b w:val="1"/>
          <w:i w:val="1"/>
          <w:sz w:val="20"/>
          <w:szCs w:val="20"/>
          <w:rtl w:val="0"/>
        </w:rPr>
        <w:t xml:space="preserve">    Figura 1</w:t>
      </w:r>
      <w:r w:rsidDel="00000000" w:rsidR="00000000" w:rsidRPr="00000000">
        <w:rPr>
          <w:i w:val="1"/>
          <w:sz w:val="20"/>
          <w:szCs w:val="20"/>
          <w:rtl w:val="0"/>
        </w:rPr>
        <w:t xml:space="preserve">  </w:t>
      </w:r>
    </w:p>
    <w:p w:rsidR="00000000" w:rsidDel="00000000" w:rsidP="00000000" w:rsidRDefault="00000000" w:rsidRPr="00000000" w14:paraId="00000094">
      <w:pPr>
        <w:spacing w:line="360" w:lineRule="auto"/>
        <w:ind w:left="1440" w:firstLine="0"/>
        <w:rPr>
          <w:i w:val="1"/>
          <w:sz w:val="20"/>
          <w:szCs w:val="20"/>
        </w:rPr>
      </w:pPr>
      <w:r w:rsidDel="00000000" w:rsidR="00000000" w:rsidRPr="00000000">
        <w:rPr>
          <w:i w:val="1"/>
          <w:sz w:val="20"/>
          <w:szCs w:val="20"/>
          <w:rtl w:val="0"/>
        </w:rPr>
        <w:t xml:space="preserve">    Molestias más comunes</w:t>
      </w:r>
    </w:p>
    <w:p w:rsidR="00000000" w:rsidDel="00000000" w:rsidP="00000000" w:rsidRDefault="00000000" w:rsidRPr="00000000" w14:paraId="00000095">
      <w:pPr>
        <w:spacing w:line="360" w:lineRule="auto"/>
        <w:jc w:val="center"/>
        <w:rPr>
          <w:sz w:val="20"/>
          <w:szCs w:val="20"/>
        </w:rPr>
      </w:pPr>
      <w:r w:rsidDel="00000000" w:rsidR="00000000" w:rsidRPr="00000000">
        <w:rPr>
          <w:color w:val="2b579a"/>
          <w:shd w:fill="e6e6e6" w:val="clear"/>
        </w:rPr>
        <w:drawing>
          <wp:inline distB="0" distT="0" distL="0" distR="0">
            <wp:extent cx="4557249" cy="1617090"/>
            <wp:effectExtent b="0" l="0" r="0" t="0"/>
            <wp:docPr id="1208723166" name="image3.png"/>
            <a:graphic>
              <a:graphicData uri="http://schemas.openxmlformats.org/drawingml/2006/picture">
                <pic:pic>
                  <pic:nvPicPr>
                    <pic:cNvPr id="0" name="image3.png"/>
                    <pic:cNvPicPr preferRelativeResize="0"/>
                  </pic:nvPicPr>
                  <pic:blipFill>
                    <a:blip r:embed="rId11"/>
                    <a:srcRect b="58963" l="54929" r="19340" t="24796"/>
                    <a:stretch>
                      <a:fillRect/>
                    </a:stretch>
                  </pic:blipFill>
                  <pic:spPr>
                    <a:xfrm>
                      <a:off x="0" y="0"/>
                      <a:ext cx="4557249" cy="161709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720" w:firstLine="720"/>
        <w:rPr>
          <w:sz w:val="20"/>
          <w:szCs w:val="20"/>
        </w:rPr>
      </w:pPr>
      <w:r w:rsidDel="00000000" w:rsidR="00000000" w:rsidRPr="00000000">
        <w:rPr>
          <w:sz w:val="20"/>
          <w:szCs w:val="20"/>
          <w:rtl w:val="0"/>
        </w:rPr>
        <w:t xml:space="preserve">Nota: Singer (2014). </w:t>
      </w:r>
    </w:p>
    <w:p w:rsidR="00000000" w:rsidDel="00000000" w:rsidP="00000000" w:rsidRDefault="00000000" w:rsidRPr="00000000" w14:paraId="00000097">
      <w:pPr>
        <w:spacing w:line="360" w:lineRule="auto"/>
        <w:jc w:val="both"/>
        <w:rPr>
          <w:sz w:val="20"/>
          <w:szCs w:val="20"/>
        </w:rPr>
      </w:pPr>
      <w:r w:rsidDel="00000000" w:rsidR="00000000" w:rsidRPr="00000000">
        <w:rPr>
          <w:sz w:val="20"/>
          <w:szCs w:val="20"/>
          <w:rtl w:val="0"/>
        </w:rPr>
        <w:t xml:space="preserve">Por ello para esa misma disposición en esta actividad se deben contemplar:</w:t>
      </w:r>
    </w:p>
    <w:p w:rsidR="00000000" w:rsidDel="00000000" w:rsidP="00000000" w:rsidRDefault="00000000" w:rsidRPr="00000000" w14:paraId="00000098">
      <w:pPr>
        <w:numPr>
          <w:ilvl w:val="2"/>
          <w:numId w:val="1"/>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sdt>
        <w:sdtPr>
          <w:tag w:val="goog_rdk_7"/>
        </w:sdtPr>
        <w:sdtContent>
          <w:commentRangeStart w:id="7"/>
        </w:sdtContent>
      </w:sdt>
      <w:r w:rsidDel="00000000" w:rsidR="00000000" w:rsidRPr="00000000">
        <w:rPr>
          <w:color w:val="000000"/>
          <w:sz w:val="20"/>
          <w:szCs w:val="20"/>
          <w:rtl w:val="0"/>
        </w:rPr>
        <w:t xml:space="preserve">La luz e iluminación del espacio de trabajo.</w:t>
      </w:r>
    </w:p>
    <w:p w:rsidR="00000000" w:rsidDel="00000000" w:rsidP="00000000" w:rsidRDefault="00000000" w:rsidRPr="00000000" w14:paraId="00000099">
      <w:pPr>
        <w:numPr>
          <w:ilvl w:val="2"/>
          <w:numId w:val="1"/>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Factores relacionados a la temperatura, aireación del lugar o control de la temperatura del sitio.</w:t>
      </w:r>
    </w:p>
    <w:p w:rsidR="00000000" w:rsidDel="00000000" w:rsidP="00000000" w:rsidRDefault="00000000" w:rsidRPr="00000000" w14:paraId="0000009A">
      <w:pPr>
        <w:numPr>
          <w:ilvl w:val="2"/>
          <w:numId w:val="1"/>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Ventilación adecuada.</w:t>
      </w:r>
    </w:p>
    <w:p w:rsidR="00000000" w:rsidDel="00000000" w:rsidP="00000000" w:rsidRDefault="00000000" w:rsidRPr="00000000" w14:paraId="0000009B">
      <w:pPr>
        <w:numPr>
          <w:ilvl w:val="2"/>
          <w:numId w:val="1"/>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Control del ruido generado por la maquinaria.</w:t>
      </w:r>
    </w:p>
    <w:p w:rsidR="00000000" w:rsidDel="00000000" w:rsidP="00000000" w:rsidRDefault="00000000" w:rsidRPr="00000000" w14:paraId="0000009C">
      <w:pPr>
        <w:numPr>
          <w:ilvl w:val="2"/>
          <w:numId w:val="1"/>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Orden, limpieza y cuidado de los elementos.</w:t>
      </w:r>
    </w:p>
    <w:p w:rsidR="00000000" w:rsidDel="00000000" w:rsidP="00000000" w:rsidRDefault="00000000" w:rsidRPr="00000000" w14:paraId="0000009D">
      <w:pPr>
        <w:numPr>
          <w:ilvl w:val="2"/>
          <w:numId w:val="1"/>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Protección de puntos eléctricos, tener presente que es preferible que dentro del espacio de trabajo no tener bebidas o comida.</w:t>
      </w:r>
    </w:p>
    <w:p w:rsidR="00000000" w:rsidDel="00000000" w:rsidP="00000000" w:rsidRDefault="00000000" w:rsidRPr="00000000" w14:paraId="0000009E">
      <w:pPr>
        <w:numPr>
          <w:ilvl w:val="2"/>
          <w:numId w:val="1"/>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Dotación para el operario; bata, lentes de protección, preferiblemente no usar accesorios que impliquen el contacto con los materiales, herramientas o maquinarias, usar zapato cerrado para evitar accidentes por la caída de elementos cortopunzantes.</w:t>
      </w:r>
    </w:p>
    <w:p w:rsidR="00000000" w:rsidDel="00000000" w:rsidP="00000000" w:rsidRDefault="00000000" w:rsidRPr="00000000" w14:paraId="0000009F">
      <w:pPr>
        <w:numPr>
          <w:ilvl w:val="2"/>
          <w:numId w:val="1"/>
        </w:numPr>
        <w:pBdr>
          <w:top w:space="0" w:sz="0" w:val="nil"/>
          <w:left w:space="0" w:sz="0" w:val="nil"/>
          <w:bottom w:space="0" w:sz="0" w:val="nil"/>
          <w:right w:space="0" w:sz="0" w:val="nil"/>
          <w:between w:space="0" w:sz="0" w:val="nil"/>
        </w:pBdr>
        <w:spacing w:line="360" w:lineRule="auto"/>
        <w:ind w:left="2160" w:hanging="360"/>
        <w:jc w:val="both"/>
        <w:rPr>
          <w:color w:val="000000"/>
          <w:sz w:val="20"/>
          <w:szCs w:val="20"/>
        </w:rPr>
      </w:pPr>
      <w:r w:rsidDel="00000000" w:rsidR="00000000" w:rsidRPr="00000000">
        <w:rPr>
          <w:color w:val="000000"/>
          <w:sz w:val="20"/>
          <w:szCs w:val="20"/>
          <w:rtl w:val="0"/>
        </w:rPr>
        <w:t xml:space="preserve">Comodidad en el desplazamiento de los puntos dentro del espacio de trabajo.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0">
      <w:pPr>
        <w:spacing w:line="360" w:lineRule="auto"/>
        <w:jc w:val="both"/>
        <w:rPr>
          <w:sz w:val="20"/>
          <w:szCs w:val="20"/>
        </w:rPr>
      </w:pPr>
      <w:r w:rsidDel="00000000" w:rsidR="00000000" w:rsidRPr="00000000">
        <w:rPr>
          <w:sz w:val="20"/>
          <w:szCs w:val="20"/>
          <w:rtl w:val="0"/>
        </w:rPr>
        <w:t xml:space="preserve">Por lo anterior, se sugieren las siguientes condiciones iniciales como en la figura 2 para evitar molestias durante la práctica: </w:t>
      </w:r>
    </w:p>
    <w:p w:rsidR="00000000" w:rsidDel="00000000" w:rsidP="00000000" w:rsidRDefault="00000000" w:rsidRPr="00000000" w14:paraId="000000A1">
      <w:pPr>
        <w:spacing w:line="360" w:lineRule="auto"/>
        <w:jc w:val="both"/>
        <w:rPr>
          <w:sz w:val="20"/>
          <w:szCs w:val="20"/>
        </w:rPr>
      </w:pPr>
      <w:r w:rsidDel="00000000" w:rsidR="00000000" w:rsidRPr="00000000">
        <w:rPr>
          <w:rtl w:val="0"/>
        </w:rPr>
        <w:t xml:space="preserve">     </w:t>
      </w:r>
      <w:sdt>
        <w:sdtPr>
          <w:tag w:val="goog_rdk_8"/>
        </w:sdtPr>
        <w:sdtContent>
          <w:commentRangeStart w:id="8"/>
        </w:sdtContent>
      </w:sdt>
      <w:r w:rsidDel="00000000" w:rsidR="00000000" w:rsidRPr="00000000">
        <w:rPr>
          <w:rtl w:val="0"/>
        </w:rPr>
      </w:r>
    </w:p>
    <w:tbl>
      <w:tblPr>
        <w:tblStyle w:val="Table8"/>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980"/>
        <w:gridCol w:w="4980"/>
        <w:tblGridChange w:id="0">
          <w:tblGrid>
            <w:gridCol w:w="4980"/>
            <w:gridCol w:w="4980"/>
          </w:tblGrid>
        </w:tblGridChange>
      </w:tblGrid>
      <w:tr>
        <w:trPr>
          <w:cantSplit w:val="0"/>
          <w:tblHeader w:val="0"/>
        </w:trPr>
        <w:tc>
          <w:tcPr/>
          <w:p w:rsidR="00000000" w:rsidDel="00000000" w:rsidP="00000000" w:rsidRDefault="00000000" w:rsidRPr="00000000" w14:paraId="000000A2">
            <w:pPr>
              <w:rPr>
                <w:sz w:val="20"/>
                <w:szCs w:val="20"/>
              </w:rPr>
            </w:pPr>
            <w:r w:rsidDel="00000000" w:rsidR="00000000" w:rsidRPr="00000000">
              <w:rPr>
                <w:i w:val="1"/>
                <w:sz w:val="20"/>
                <w:szCs w:val="20"/>
                <w:rtl w:val="0"/>
              </w:rPr>
              <w:t xml:space="preserve">                             Figura 2</w:t>
            </w:r>
            <w:r w:rsidDel="00000000" w:rsidR="00000000" w:rsidRPr="00000000">
              <w:rPr>
                <w:rtl w:val="0"/>
              </w:rPr>
            </w:r>
          </w:p>
          <w:p w:rsidR="00000000" w:rsidDel="00000000" w:rsidP="00000000" w:rsidRDefault="00000000" w:rsidRPr="00000000" w14:paraId="000000A3">
            <w:pPr>
              <w:rPr>
                <w:b w:val="0"/>
                <w:i w:val="1"/>
                <w:sz w:val="20"/>
                <w:szCs w:val="20"/>
              </w:rPr>
            </w:pPr>
            <w:r w:rsidDel="00000000" w:rsidR="00000000" w:rsidRPr="00000000">
              <w:rPr>
                <w:b w:val="0"/>
                <w:i w:val="1"/>
                <w:sz w:val="20"/>
                <w:szCs w:val="20"/>
                <w:rtl w:val="0"/>
              </w:rPr>
              <w:t xml:space="preserve">                             Postura ideal</w:t>
            </w:r>
          </w:p>
          <w:p w:rsidR="00000000" w:rsidDel="00000000" w:rsidP="00000000" w:rsidRDefault="00000000" w:rsidRPr="00000000" w14:paraId="000000A4">
            <w:pPr>
              <w:jc w:val="center"/>
              <w:rPr>
                <w:sz w:val="20"/>
                <w:szCs w:val="20"/>
              </w:rPr>
            </w:pPr>
            <w:r w:rsidDel="00000000" w:rsidR="00000000" w:rsidRPr="00000000">
              <w:rPr/>
              <w:drawing>
                <wp:inline distB="0" distT="0" distL="114300" distR="114300">
                  <wp:extent cx="806320" cy="1295400"/>
                  <wp:effectExtent b="0" l="0" r="0" t="0"/>
                  <wp:docPr id="120872316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80632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ind w:left="720" w:firstLine="720"/>
              <w:rPr>
                <w:b w:val="0"/>
                <w:sz w:val="20"/>
                <w:szCs w:val="20"/>
              </w:rPr>
            </w:pPr>
            <w:r w:rsidDel="00000000" w:rsidR="00000000" w:rsidRPr="00000000">
              <w:rPr>
                <w:b w:val="0"/>
                <w:sz w:val="20"/>
                <w:szCs w:val="20"/>
                <w:rtl w:val="0"/>
              </w:rPr>
              <w:t xml:space="preserve">Nota: Singer (2014).</w:t>
            </w:r>
          </w:p>
        </w:tc>
        <w:tc>
          <w:tcPr/>
          <w:p w:rsidR="00000000" w:rsidDel="00000000" w:rsidP="00000000" w:rsidRDefault="00000000" w:rsidRPr="00000000" w14:paraId="000000A6">
            <w:pPr>
              <w:numPr>
                <w:ilvl w:val="0"/>
                <w:numId w:val="4"/>
              </w:numPr>
              <w:pBdr>
                <w:top w:space="0" w:sz="0" w:val="nil"/>
                <w:left w:space="0" w:sz="0" w:val="nil"/>
                <w:bottom w:space="0" w:sz="0" w:val="nil"/>
                <w:right w:space="0" w:sz="0" w:val="nil"/>
                <w:between w:space="0" w:sz="0" w:val="nil"/>
              </w:pBdr>
              <w:spacing w:line="276" w:lineRule="auto"/>
              <w:ind w:left="720" w:hanging="360"/>
              <w:rPr>
                <w:rFonts w:ascii="Calibri" w:cs="Calibri" w:eastAsia="Calibri" w:hAnsi="Calibri"/>
                <w:b w:val="0"/>
                <w:color w:val="000000"/>
                <w:sz w:val="20"/>
                <w:szCs w:val="20"/>
              </w:rPr>
            </w:pPr>
            <w:r w:rsidDel="00000000" w:rsidR="00000000" w:rsidRPr="00000000">
              <w:rPr>
                <w:b w:val="0"/>
                <w:color w:val="000000"/>
                <w:sz w:val="20"/>
                <w:szCs w:val="20"/>
                <w:rtl w:val="0"/>
              </w:rPr>
              <w:t xml:space="preserve">Mantener la espalda erguida y alineada, apoyando la columna contra el respaldo de la silla</w:t>
            </w:r>
            <w:r w:rsidDel="00000000" w:rsidR="00000000" w:rsidRPr="00000000">
              <w:rPr>
                <w:b w:val="0"/>
                <w:sz w:val="20"/>
                <w:szCs w:val="20"/>
                <w:rtl w:val="0"/>
              </w:rPr>
              <w:t xml:space="preserve">.</w:t>
            </w:r>
            <w:r w:rsidDel="00000000" w:rsidR="00000000" w:rsidRPr="00000000">
              <w:rPr>
                <w:rtl w:val="0"/>
              </w:rPr>
            </w:r>
          </w:p>
          <w:p w:rsidR="00000000" w:rsidDel="00000000" w:rsidP="00000000" w:rsidRDefault="00000000" w:rsidRPr="00000000" w14:paraId="000000A7">
            <w:pPr>
              <w:numPr>
                <w:ilvl w:val="0"/>
                <w:numId w:val="4"/>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Repartir el peso entre la parte inferior de los glúteos</w:t>
            </w:r>
            <w:r w:rsidDel="00000000" w:rsidR="00000000" w:rsidRPr="00000000">
              <w:rPr>
                <w:b w:val="0"/>
                <w:sz w:val="20"/>
                <w:szCs w:val="20"/>
                <w:rtl w:val="0"/>
              </w:rPr>
              <w:t xml:space="preserve">.</w:t>
            </w:r>
            <w:r w:rsidDel="00000000" w:rsidR="00000000" w:rsidRPr="00000000">
              <w:rPr>
                <w:rtl w:val="0"/>
              </w:rPr>
            </w:r>
          </w:p>
          <w:p w:rsidR="00000000" w:rsidDel="00000000" w:rsidP="00000000" w:rsidRDefault="00000000" w:rsidRPr="00000000" w14:paraId="000000A8">
            <w:pPr>
              <w:numPr>
                <w:ilvl w:val="0"/>
                <w:numId w:val="4"/>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Las rodillas en ángulo recto con las caderas.</w:t>
            </w:r>
          </w:p>
          <w:p w:rsidR="00000000" w:rsidDel="00000000" w:rsidP="00000000" w:rsidRDefault="00000000" w:rsidRPr="00000000" w14:paraId="000000A9">
            <w:pPr>
              <w:numPr>
                <w:ilvl w:val="0"/>
                <w:numId w:val="4"/>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Si los pies no llegan al suelo hacer uso de un reposapiés</w:t>
            </w:r>
            <w:r w:rsidDel="00000000" w:rsidR="00000000" w:rsidRPr="00000000">
              <w:rPr>
                <w:b w:val="0"/>
                <w:sz w:val="20"/>
                <w:szCs w:val="20"/>
                <w:rtl w:val="0"/>
              </w:rPr>
              <w:t xml:space="preserve">.</w:t>
            </w:r>
            <w:r w:rsidDel="00000000" w:rsidR="00000000" w:rsidRPr="00000000">
              <w:rPr>
                <w:rtl w:val="0"/>
              </w:rPr>
            </w:r>
          </w:p>
          <w:p w:rsidR="00000000" w:rsidDel="00000000" w:rsidP="00000000" w:rsidRDefault="00000000" w:rsidRPr="00000000" w14:paraId="000000AA">
            <w:pPr>
              <w:numPr>
                <w:ilvl w:val="0"/>
                <w:numId w:val="4"/>
              </w:numPr>
              <w:pBdr>
                <w:top w:space="0" w:sz="0" w:val="nil"/>
                <w:left w:space="0" w:sz="0" w:val="nil"/>
                <w:bottom w:space="0" w:sz="0" w:val="nil"/>
                <w:right w:space="0" w:sz="0" w:val="nil"/>
                <w:between w:space="0" w:sz="0" w:val="nil"/>
              </w:pBdr>
              <w:spacing w:line="276" w:lineRule="auto"/>
              <w:ind w:left="720" w:hanging="360"/>
              <w:rPr>
                <w:b w:val="0"/>
                <w:color w:val="000000"/>
                <w:sz w:val="20"/>
                <w:szCs w:val="20"/>
              </w:rPr>
            </w:pPr>
            <w:r w:rsidDel="00000000" w:rsidR="00000000" w:rsidRPr="00000000">
              <w:rPr>
                <w:b w:val="0"/>
                <w:color w:val="000000"/>
                <w:sz w:val="20"/>
                <w:szCs w:val="20"/>
                <w:rtl w:val="0"/>
              </w:rPr>
              <w:t xml:space="preserve">No permanecer demasiado tiempo en la misma posición.</w:t>
            </w:r>
          </w:p>
        </w:tc>
      </w:tr>
    </w:tbl>
    <w:p w:rsidR="00000000" w:rsidDel="00000000" w:rsidP="00000000" w:rsidRDefault="00000000" w:rsidRPr="00000000" w14:paraId="000000AB">
      <w:pPr>
        <w:spacing w:line="360" w:lineRule="auto"/>
        <w:jc w:val="both"/>
        <w:rPr>
          <w:sz w:val="20"/>
          <w:szCs w:val="20"/>
        </w:rPr>
      </w:pPr>
      <w:r w:rsidDel="00000000" w:rsidR="00000000" w:rsidRPr="00000000">
        <w:rPr>
          <w:sz w:val="20"/>
          <w:szCs w:val="20"/>
          <w:rtl w:val="0"/>
        </w:rPr>
        <w:t xml:space="preserve">Una vez se tienen presentes los lineamientos anteriores en torno a la postura se debe implementar una postura como en la figura 3: </w:t>
      </w:r>
    </w:p>
    <w:tbl>
      <w:tblPr>
        <w:tblStyle w:val="Table9"/>
        <w:tblW w:w="995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2"/>
        <w:gridCol w:w="5005"/>
        <w:tblGridChange w:id="0">
          <w:tblGrid>
            <w:gridCol w:w="4952"/>
            <w:gridCol w:w="5005"/>
          </w:tblGrid>
        </w:tblGridChange>
      </w:tblGrid>
      <w:tr>
        <w:trPr>
          <w:cantSplit w:val="0"/>
          <w:tblHeader w:val="0"/>
        </w:trPr>
        <w:tc>
          <w:tcPr/>
          <w:p w:rsidR="00000000" w:rsidDel="00000000" w:rsidP="00000000" w:rsidRDefault="00000000" w:rsidRPr="00000000" w14:paraId="000000AC">
            <w:pPr>
              <w:rPr>
                <w:sz w:val="20"/>
                <w:szCs w:val="20"/>
              </w:rPr>
            </w:pPr>
            <w:r w:rsidDel="00000000" w:rsidR="00000000" w:rsidRPr="00000000">
              <w:rPr>
                <w:i w:val="1"/>
                <w:sz w:val="20"/>
                <w:szCs w:val="20"/>
                <w:rtl w:val="0"/>
              </w:rPr>
              <w:t xml:space="preserve">                          </w:t>
            </w:r>
            <w:r w:rsidDel="00000000" w:rsidR="00000000" w:rsidRPr="00000000">
              <w:rPr>
                <w:sz w:val="20"/>
                <w:szCs w:val="20"/>
                <w:rtl w:val="0"/>
              </w:rPr>
              <w:t xml:space="preserve">Figura 3 </w:t>
            </w:r>
          </w:p>
          <w:p w:rsidR="00000000" w:rsidDel="00000000" w:rsidP="00000000" w:rsidRDefault="00000000" w:rsidRPr="00000000" w14:paraId="000000AD">
            <w:pPr>
              <w:jc w:val="center"/>
              <w:rPr>
                <w:b w:val="0"/>
                <w:i w:val="1"/>
                <w:sz w:val="20"/>
                <w:szCs w:val="20"/>
              </w:rPr>
            </w:pPr>
            <w:r w:rsidDel="00000000" w:rsidR="00000000" w:rsidRPr="00000000">
              <w:rPr>
                <w:b w:val="0"/>
                <w:i w:val="1"/>
                <w:sz w:val="20"/>
                <w:szCs w:val="20"/>
                <w:rtl w:val="0"/>
              </w:rPr>
              <w:t xml:space="preserve">   Postura en la máquina</w:t>
            </w:r>
          </w:p>
          <w:p w:rsidR="00000000" w:rsidDel="00000000" w:rsidP="00000000" w:rsidRDefault="00000000" w:rsidRPr="00000000" w14:paraId="000000AE">
            <w:pPr>
              <w:jc w:val="center"/>
              <w:rPr/>
            </w:pPr>
            <w:r w:rsidDel="00000000" w:rsidR="00000000" w:rsidRPr="00000000">
              <w:rPr/>
              <w:drawing>
                <wp:inline distB="0" distT="0" distL="114300" distR="114300">
                  <wp:extent cx="1085850" cy="1247775"/>
                  <wp:effectExtent b="0" l="0" r="0" t="0"/>
                  <wp:docPr id="120872316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0858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sz w:val="20"/>
                <w:szCs w:val="20"/>
              </w:rPr>
            </w:pPr>
            <w:r w:rsidDel="00000000" w:rsidR="00000000" w:rsidRPr="00000000">
              <w:rPr>
                <w:b w:val="0"/>
                <w:sz w:val="20"/>
                <w:szCs w:val="20"/>
                <w:rtl w:val="0"/>
              </w:rPr>
              <w:t xml:space="preserve">Nota: Singer (2014).</w:t>
            </w:r>
            <w:r w:rsidDel="00000000" w:rsidR="00000000" w:rsidRPr="00000000">
              <w:rPr>
                <w:sz w:val="20"/>
                <w:szCs w:val="20"/>
                <w:rtl w:val="0"/>
              </w:rPr>
              <w:t xml:space="preserve"> </w:t>
            </w:r>
          </w:p>
        </w:tc>
        <w:tc>
          <w:tcPr/>
          <w:p w:rsidR="00000000" w:rsidDel="00000000" w:rsidP="00000000" w:rsidRDefault="00000000" w:rsidRPr="00000000" w14:paraId="000000B0">
            <w:pPr>
              <w:numPr>
                <w:ilvl w:val="0"/>
                <w:numId w:val="2"/>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La silla debe estar próxima a la mesa de trabajo para evitar inclinarse hacia adelante</w:t>
            </w:r>
            <w:r w:rsidDel="00000000" w:rsidR="00000000" w:rsidRPr="00000000">
              <w:rPr>
                <w:b w:val="0"/>
                <w:sz w:val="20"/>
                <w:szCs w:val="20"/>
                <w:rtl w:val="0"/>
              </w:rPr>
              <w:t xml:space="preserve">.</w:t>
            </w:r>
            <w:r w:rsidDel="00000000" w:rsidR="00000000" w:rsidRPr="00000000">
              <w:rPr>
                <w:rtl w:val="0"/>
              </w:rPr>
            </w:r>
          </w:p>
          <w:p w:rsidR="00000000" w:rsidDel="00000000" w:rsidP="00000000" w:rsidRDefault="00000000" w:rsidRPr="00000000" w14:paraId="000000B1">
            <w:pPr>
              <w:numPr>
                <w:ilvl w:val="0"/>
                <w:numId w:val="2"/>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Es preferible que la silla tenga bordes redondeados y que sea ergonómica en la que repose un asiento siliconado o con cojín.</w:t>
            </w:r>
          </w:p>
          <w:p w:rsidR="00000000" w:rsidDel="00000000" w:rsidP="00000000" w:rsidRDefault="00000000" w:rsidRPr="00000000" w14:paraId="000000B2">
            <w:pPr>
              <w:numPr>
                <w:ilvl w:val="0"/>
                <w:numId w:val="2"/>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La altura de la mesa y la silla debe ser acorde a la estatura del operario y los brazos a la altura de la mesa</w:t>
            </w:r>
            <w:r w:rsidDel="00000000" w:rsidR="00000000" w:rsidRPr="00000000">
              <w:rPr>
                <w:b w:val="0"/>
                <w:sz w:val="20"/>
                <w:szCs w:val="20"/>
                <w:rtl w:val="0"/>
              </w:rPr>
              <w:t xml:space="preserve">.</w:t>
            </w:r>
            <w:r w:rsidDel="00000000" w:rsidR="00000000" w:rsidRPr="00000000">
              <w:rPr>
                <w:rtl w:val="0"/>
              </w:rPr>
            </w:r>
          </w:p>
          <w:p w:rsidR="00000000" w:rsidDel="00000000" w:rsidP="00000000" w:rsidRDefault="00000000" w:rsidRPr="00000000" w14:paraId="000000B3">
            <w:pPr>
              <w:numPr>
                <w:ilvl w:val="0"/>
                <w:numId w:val="2"/>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El material para confeccionar </w:t>
            </w:r>
            <w:r w:rsidDel="00000000" w:rsidR="00000000" w:rsidRPr="00000000">
              <w:rPr>
                <w:b w:val="0"/>
                <w:sz w:val="20"/>
                <w:szCs w:val="20"/>
                <w:rtl w:val="0"/>
              </w:rPr>
              <w:t xml:space="preserve">estará</w:t>
            </w:r>
            <w:r w:rsidDel="00000000" w:rsidR="00000000" w:rsidRPr="00000000">
              <w:rPr>
                <w:b w:val="0"/>
                <w:color w:val="000000"/>
                <w:sz w:val="20"/>
                <w:szCs w:val="20"/>
                <w:rtl w:val="0"/>
              </w:rPr>
              <w:t xml:space="preserve"> a la mano del operario para evitar estiramientos y desplazamientos innecesarios.</w:t>
            </w:r>
          </w:p>
          <w:p w:rsidR="00000000" w:rsidDel="00000000" w:rsidP="00000000" w:rsidRDefault="00000000" w:rsidRPr="00000000" w14:paraId="000000B4">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0"/>
                <w:color w:val="000000"/>
                <w:sz w:val="20"/>
                <w:szCs w:val="20"/>
                <w:rtl w:val="0"/>
              </w:rPr>
              <w:t xml:space="preserve">En la mesa solo deben estar los elementos necesarios para el desarrollo de la labor.</w:t>
            </w:r>
            <w:r w:rsidDel="00000000" w:rsidR="00000000" w:rsidRPr="00000000">
              <w:rPr>
                <w:rtl w:val="0"/>
              </w:rPr>
            </w:r>
          </w:p>
        </w:tc>
      </w:tr>
    </w:tbl>
    <w:p w:rsidR="00000000" w:rsidDel="00000000" w:rsidP="00000000" w:rsidRDefault="00000000" w:rsidRPr="00000000" w14:paraId="000000B5">
      <w:pPr>
        <w:spacing w:line="360" w:lineRule="auto"/>
        <w:jc w:val="both"/>
        <w:rPr>
          <w:sz w:val="20"/>
          <w:szCs w:val="20"/>
        </w:rPr>
      </w:pPr>
      <w:r w:rsidDel="00000000" w:rsidR="00000000" w:rsidRPr="00000000">
        <w:rPr>
          <w:rtl w:val="0"/>
        </w:rPr>
      </w:r>
    </w:p>
    <w:p w:rsidR="00000000" w:rsidDel="00000000" w:rsidP="00000000" w:rsidRDefault="00000000" w:rsidRPr="00000000" w14:paraId="000000B6">
      <w:pPr>
        <w:spacing w:line="360" w:lineRule="auto"/>
        <w:jc w:val="both"/>
        <w:rPr>
          <w:sz w:val="20"/>
          <w:szCs w:val="20"/>
        </w:rPr>
      </w:pPr>
      <w:r w:rsidDel="00000000" w:rsidR="00000000" w:rsidRPr="00000000">
        <w:rPr>
          <w:sz w:val="20"/>
          <w:szCs w:val="20"/>
          <w:rtl w:val="0"/>
        </w:rPr>
        <w:t xml:space="preserve">Si la labor en la confección implica estar de pie para la realización de alguna labor contemplada en la ruta operacional se sugiere como en la figura 4: </w:t>
      </w:r>
    </w:p>
    <w:tbl>
      <w:tblPr>
        <w:tblStyle w:val="Table10"/>
        <w:tblW w:w="995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79"/>
        <w:gridCol w:w="4978"/>
        <w:tblGridChange w:id="0">
          <w:tblGrid>
            <w:gridCol w:w="4979"/>
            <w:gridCol w:w="4978"/>
          </w:tblGrid>
        </w:tblGridChange>
      </w:tblGrid>
      <w:tr>
        <w:trPr>
          <w:cantSplit w:val="0"/>
          <w:tblHeader w:val="0"/>
        </w:trPr>
        <w:tc>
          <w:tcPr/>
          <w:p w:rsidR="00000000" w:rsidDel="00000000" w:rsidP="00000000" w:rsidRDefault="00000000" w:rsidRPr="00000000" w14:paraId="000000B7">
            <w:pPr>
              <w:rPr>
                <w:sz w:val="20"/>
                <w:szCs w:val="20"/>
              </w:rPr>
            </w:pPr>
            <w:r w:rsidDel="00000000" w:rsidR="00000000" w:rsidRPr="00000000">
              <w:rPr>
                <w:sz w:val="20"/>
                <w:szCs w:val="20"/>
                <w:rtl w:val="0"/>
              </w:rPr>
              <w:t xml:space="preserve">                         Figura 4</w:t>
            </w:r>
          </w:p>
          <w:p w:rsidR="00000000" w:rsidDel="00000000" w:rsidP="00000000" w:rsidRDefault="00000000" w:rsidRPr="00000000" w14:paraId="000000B8">
            <w:pPr>
              <w:rPr>
                <w:b w:val="0"/>
                <w:i w:val="1"/>
                <w:sz w:val="20"/>
                <w:szCs w:val="20"/>
              </w:rPr>
            </w:pPr>
            <w:r w:rsidDel="00000000" w:rsidR="00000000" w:rsidRPr="00000000">
              <w:rPr>
                <w:sz w:val="20"/>
                <w:szCs w:val="20"/>
                <w:rtl w:val="0"/>
              </w:rPr>
              <w:t xml:space="preserve">                         </w:t>
            </w:r>
            <w:r w:rsidDel="00000000" w:rsidR="00000000" w:rsidRPr="00000000">
              <w:rPr>
                <w:b w:val="0"/>
                <w:i w:val="1"/>
                <w:sz w:val="20"/>
                <w:szCs w:val="20"/>
                <w:rtl w:val="0"/>
              </w:rPr>
              <w:t xml:space="preserve">Postura de pie</w:t>
            </w:r>
          </w:p>
          <w:p w:rsidR="00000000" w:rsidDel="00000000" w:rsidP="00000000" w:rsidRDefault="00000000" w:rsidRPr="00000000" w14:paraId="000000B9">
            <w:pPr>
              <w:jc w:val="center"/>
              <w:rPr>
                <w:sz w:val="20"/>
                <w:szCs w:val="20"/>
              </w:rPr>
            </w:pPr>
            <w:r w:rsidDel="00000000" w:rsidR="00000000" w:rsidRPr="00000000">
              <w:rPr>
                <w:color w:val="2b579a"/>
                <w:shd w:fill="e6e6e6" w:val="clear"/>
              </w:rPr>
              <w:drawing>
                <wp:inline distB="0" distT="0" distL="0" distR="0">
                  <wp:extent cx="1227434" cy="1542162"/>
                  <wp:effectExtent b="0" l="0" r="0" t="0"/>
                  <wp:docPr id="1208723170" name="image12.png"/>
                  <a:graphic>
                    <a:graphicData uri="http://schemas.openxmlformats.org/drawingml/2006/picture">
                      <pic:pic>
                        <pic:nvPicPr>
                          <pic:cNvPr id="0" name="image12.png"/>
                          <pic:cNvPicPr preferRelativeResize="0"/>
                        </pic:nvPicPr>
                        <pic:blipFill>
                          <a:blip r:embed="rId14"/>
                          <a:srcRect b="36818" l="53933" r="33118" t="34241"/>
                          <a:stretch>
                            <a:fillRect/>
                          </a:stretch>
                        </pic:blipFill>
                        <pic:spPr>
                          <a:xfrm>
                            <a:off x="0" y="0"/>
                            <a:ext cx="1227434" cy="154216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sz w:val="20"/>
                <w:szCs w:val="20"/>
              </w:rPr>
            </w:pPr>
            <w:r w:rsidDel="00000000" w:rsidR="00000000" w:rsidRPr="00000000">
              <w:rPr>
                <w:b w:val="0"/>
                <w:sz w:val="20"/>
                <w:szCs w:val="20"/>
                <w:rtl w:val="0"/>
              </w:rPr>
              <w:t xml:space="preserve">Nota: Singer (2014).</w:t>
            </w:r>
            <w:r w:rsidDel="00000000" w:rsidR="00000000" w:rsidRPr="00000000">
              <w:rPr>
                <w:rtl w:val="0"/>
              </w:rPr>
            </w:r>
          </w:p>
        </w:tc>
        <w:tc>
          <w:tcPr/>
          <w:p w:rsidR="00000000" w:rsidDel="00000000" w:rsidP="00000000" w:rsidRDefault="00000000" w:rsidRPr="00000000" w14:paraId="000000BB">
            <w:pPr>
              <w:numPr>
                <w:ilvl w:val="0"/>
                <w:numId w:val="2"/>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Mantener un pie en alto apoyándolo </w:t>
            </w:r>
            <w:r w:rsidDel="00000000" w:rsidR="00000000" w:rsidRPr="00000000">
              <w:rPr>
                <w:b w:val="0"/>
                <w:sz w:val="20"/>
                <w:szCs w:val="20"/>
                <w:rtl w:val="0"/>
              </w:rPr>
              <w:t xml:space="preserve">sobre</w:t>
            </w:r>
            <w:r w:rsidDel="00000000" w:rsidR="00000000" w:rsidRPr="00000000">
              <w:rPr>
                <w:b w:val="0"/>
                <w:color w:val="000000"/>
                <w:sz w:val="20"/>
                <w:szCs w:val="20"/>
                <w:rtl w:val="0"/>
              </w:rPr>
              <w:t xml:space="preserve"> un escalón que pueda tener la mesa o se puede adherir como elemento un reposapiés.</w:t>
            </w:r>
          </w:p>
          <w:p w:rsidR="00000000" w:rsidDel="00000000" w:rsidP="00000000" w:rsidRDefault="00000000" w:rsidRPr="00000000" w14:paraId="000000BC">
            <w:pPr>
              <w:numPr>
                <w:ilvl w:val="0"/>
                <w:numId w:val="2"/>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Evitar estar agachado o encorvado</w:t>
            </w:r>
            <w:r w:rsidDel="00000000" w:rsidR="00000000" w:rsidRPr="00000000">
              <w:rPr>
                <w:b w:val="0"/>
                <w:sz w:val="20"/>
                <w:szCs w:val="20"/>
                <w:rtl w:val="0"/>
              </w:rPr>
              <w:t xml:space="preserve">.</w:t>
            </w:r>
            <w:r w:rsidDel="00000000" w:rsidR="00000000" w:rsidRPr="00000000">
              <w:rPr>
                <w:rtl w:val="0"/>
              </w:rPr>
            </w:r>
          </w:p>
          <w:p w:rsidR="00000000" w:rsidDel="00000000" w:rsidP="00000000" w:rsidRDefault="00000000" w:rsidRPr="00000000" w14:paraId="000000BD">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0"/>
                <w:color w:val="000000"/>
                <w:sz w:val="20"/>
                <w:szCs w:val="20"/>
                <w:rtl w:val="0"/>
              </w:rPr>
              <w:t xml:space="preserve">Utilizar calzado ergonómico</w:t>
            </w:r>
            <w:r w:rsidDel="00000000" w:rsidR="00000000" w:rsidRPr="00000000">
              <w:rPr>
                <w:b w:val="0"/>
                <w:sz w:val="20"/>
                <w:szCs w:val="20"/>
                <w:rtl w:val="0"/>
              </w:rPr>
              <w:t xml:space="preserve">.</w:t>
            </w:r>
            <w:r w:rsidDel="00000000" w:rsidR="00000000" w:rsidRPr="00000000">
              <w:rPr>
                <w:rtl w:val="0"/>
              </w:rPr>
            </w:r>
          </w:p>
        </w:tc>
      </w:tr>
    </w:tbl>
    <w:p w:rsidR="00000000" w:rsidDel="00000000" w:rsidP="00000000" w:rsidRDefault="00000000" w:rsidRPr="00000000" w14:paraId="000000BE">
      <w:pPr>
        <w:spacing w:line="360" w:lineRule="auto"/>
        <w:jc w:val="both"/>
        <w:rPr>
          <w:sz w:val="20"/>
          <w:szCs w:val="20"/>
        </w:rPr>
      </w:pPr>
      <w:r w:rsidDel="00000000" w:rsidR="00000000" w:rsidRPr="00000000">
        <w:rPr>
          <w:rtl w:val="0"/>
        </w:rPr>
      </w:r>
    </w:p>
    <w:p w:rsidR="00000000" w:rsidDel="00000000" w:rsidP="00000000" w:rsidRDefault="00000000" w:rsidRPr="00000000" w14:paraId="000000BF">
      <w:pPr>
        <w:spacing w:line="360" w:lineRule="auto"/>
        <w:jc w:val="both"/>
        <w:rPr>
          <w:sz w:val="20"/>
          <w:szCs w:val="20"/>
        </w:rPr>
      </w:pPr>
      <w:r w:rsidDel="00000000" w:rsidR="00000000" w:rsidRPr="00000000">
        <w:rPr>
          <w:sz w:val="20"/>
          <w:szCs w:val="20"/>
          <w:rtl w:val="0"/>
        </w:rPr>
        <w:t xml:space="preserve">Si la labor implica levantar algún peso es importante de igual manera tener presente lo ilustrado en la figura 5:</w:t>
      </w:r>
    </w:p>
    <w:tbl>
      <w:tblPr>
        <w:tblStyle w:val="Table11"/>
        <w:tblW w:w="995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79"/>
        <w:gridCol w:w="4978"/>
        <w:tblGridChange w:id="0">
          <w:tblGrid>
            <w:gridCol w:w="4979"/>
            <w:gridCol w:w="4978"/>
          </w:tblGrid>
        </w:tblGridChange>
      </w:tblGrid>
      <w:tr>
        <w:trPr>
          <w:cantSplit w:val="0"/>
          <w:tblHeader w:val="0"/>
        </w:trPr>
        <w:tc>
          <w:tcPr/>
          <w:p w:rsidR="00000000" w:rsidDel="00000000" w:rsidP="00000000" w:rsidRDefault="00000000" w:rsidRPr="00000000" w14:paraId="000000C0">
            <w:pPr>
              <w:rPr>
                <w:sz w:val="20"/>
                <w:szCs w:val="20"/>
              </w:rPr>
            </w:pPr>
            <w:r w:rsidDel="00000000" w:rsidR="00000000" w:rsidRPr="00000000">
              <w:rPr>
                <w:sz w:val="20"/>
                <w:szCs w:val="20"/>
                <w:rtl w:val="0"/>
              </w:rPr>
              <w:t xml:space="preserve">                     Figura 5</w:t>
            </w:r>
          </w:p>
          <w:p w:rsidR="00000000" w:rsidDel="00000000" w:rsidP="00000000" w:rsidRDefault="00000000" w:rsidRPr="00000000" w14:paraId="000000C1">
            <w:pPr>
              <w:rPr>
                <w:b w:val="0"/>
                <w:i w:val="1"/>
                <w:sz w:val="20"/>
                <w:szCs w:val="20"/>
              </w:rPr>
            </w:pPr>
            <w:r w:rsidDel="00000000" w:rsidR="00000000" w:rsidRPr="00000000">
              <w:rPr>
                <w:b w:val="0"/>
                <w:i w:val="1"/>
                <w:sz w:val="20"/>
                <w:szCs w:val="20"/>
                <w:rtl w:val="0"/>
              </w:rPr>
              <w:t xml:space="preserve">                     Carga de elementos</w:t>
            </w:r>
          </w:p>
          <w:p w:rsidR="00000000" w:rsidDel="00000000" w:rsidP="00000000" w:rsidRDefault="00000000" w:rsidRPr="00000000" w14:paraId="000000C2">
            <w:pPr>
              <w:jc w:val="center"/>
              <w:rPr>
                <w:sz w:val="20"/>
                <w:szCs w:val="20"/>
              </w:rPr>
            </w:pPr>
            <w:r w:rsidDel="00000000" w:rsidR="00000000" w:rsidRPr="00000000">
              <w:rPr>
                <w:color w:val="2b579a"/>
                <w:shd w:fill="e6e6e6" w:val="clear"/>
              </w:rPr>
              <w:drawing>
                <wp:inline distB="0" distT="0" distL="0" distR="0">
                  <wp:extent cx="1492840" cy="977705"/>
                  <wp:effectExtent b="0" l="0" r="0" t="0"/>
                  <wp:docPr id="1208723169" name="image6.png"/>
                  <a:graphic>
                    <a:graphicData uri="http://schemas.openxmlformats.org/drawingml/2006/picture">
                      <pic:pic>
                        <pic:nvPicPr>
                          <pic:cNvPr id="0" name="image6.png"/>
                          <pic:cNvPicPr preferRelativeResize="0"/>
                        </pic:nvPicPr>
                        <pic:blipFill>
                          <a:blip r:embed="rId15"/>
                          <a:srcRect b="26785" l="61081" r="15342" t="45755"/>
                          <a:stretch>
                            <a:fillRect/>
                          </a:stretch>
                        </pic:blipFill>
                        <pic:spPr>
                          <a:xfrm>
                            <a:off x="0" y="0"/>
                            <a:ext cx="1492840" cy="97770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20"/>
                <w:szCs w:val="20"/>
              </w:rPr>
            </w:pPr>
            <w:r w:rsidDel="00000000" w:rsidR="00000000" w:rsidRPr="00000000">
              <w:rPr>
                <w:b w:val="0"/>
                <w:sz w:val="20"/>
                <w:szCs w:val="20"/>
                <w:rtl w:val="0"/>
              </w:rPr>
              <w:t xml:space="preserve">                     Nota: Singer (2014).</w:t>
            </w:r>
            <w:r w:rsidDel="00000000" w:rsidR="00000000" w:rsidRPr="00000000">
              <w:rPr>
                <w:rtl w:val="0"/>
              </w:rPr>
            </w:r>
          </w:p>
        </w:tc>
        <w:tc>
          <w:tcPr/>
          <w:p w:rsidR="00000000" w:rsidDel="00000000" w:rsidP="00000000" w:rsidRDefault="00000000" w:rsidRPr="00000000" w14:paraId="000000C4">
            <w:pPr>
              <w:numPr>
                <w:ilvl w:val="0"/>
                <w:numId w:val="2"/>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Flexionar las rodillas, no la espalda y tener los pies firmes bien apoyados</w:t>
            </w:r>
            <w:r w:rsidDel="00000000" w:rsidR="00000000" w:rsidRPr="00000000">
              <w:rPr>
                <w:b w:val="0"/>
                <w:sz w:val="20"/>
                <w:szCs w:val="20"/>
                <w:rtl w:val="0"/>
              </w:rPr>
              <w:t xml:space="preserve">.</w:t>
            </w:r>
            <w:r w:rsidDel="00000000" w:rsidR="00000000" w:rsidRPr="00000000">
              <w:rPr>
                <w:rtl w:val="0"/>
              </w:rPr>
            </w:r>
          </w:p>
          <w:p w:rsidR="00000000" w:rsidDel="00000000" w:rsidP="00000000" w:rsidRDefault="00000000" w:rsidRPr="00000000" w14:paraId="000000C5">
            <w:pPr>
              <w:numPr>
                <w:ilvl w:val="0"/>
                <w:numId w:val="2"/>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Levantarse con las piernas no con la espalda y sostener los objetos junto al cuerpo</w:t>
            </w:r>
            <w:r w:rsidDel="00000000" w:rsidR="00000000" w:rsidRPr="00000000">
              <w:rPr>
                <w:b w:val="0"/>
                <w:sz w:val="20"/>
                <w:szCs w:val="20"/>
                <w:rtl w:val="0"/>
              </w:rPr>
              <w:t xml:space="preserve">.</w:t>
            </w:r>
            <w:r w:rsidDel="00000000" w:rsidR="00000000" w:rsidRPr="00000000">
              <w:rPr>
                <w:rtl w:val="0"/>
              </w:rPr>
            </w:r>
          </w:p>
          <w:p w:rsidR="00000000" w:rsidDel="00000000" w:rsidP="00000000" w:rsidRDefault="00000000" w:rsidRPr="00000000" w14:paraId="000000C6">
            <w:pPr>
              <w:numPr>
                <w:ilvl w:val="0"/>
                <w:numId w:val="2"/>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Si el peso es excesivo es preferible solicitar ayuda.</w:t>
            </w:r>
          </w:p>
          <w:p w:rsidR="00000000" w:rsidDel="00000000" w:rsidP="00000000" w:rsidRDefault="00000000" w:rsidRPr="00000000" w14:paraId="000000C7">
            <w:pPr>
              <w:jc w:val="both"/>
              <w:rPr>
                <w:sz w:val="20"/>
                <w:szCs w:val="20"/>
              </w:rPr>
            </w:pPr>
            <w:r w:rsidDel="00000000" w:rsidR="00000000" w:rsidRPr="00000000">
              <w:rPr>
                <w:rtl w:val="0"/>
              </w:rPr>
            </w:r>
          </w:p>
        </w:tc>
      </w:tr>
    </w:tbl>
    <w:p w:rsidR="00000000" w:rsidDel="00000000" w:rsidP="00000000" w:rsidRDefault="00000000" w:rsidRPr="00000000" w14:paraId="000000C8">
      <w:pPr>
        <w:pStyle w:val="Heading2"/>
        <w:spacing w:line="360" w:lineRule="auto"/>
        <w:rPr>
          <w:b w:val="1"/>
          <w:sz w:val="20"/>
          <w:szCs w:val="20"/>
        </w:rPr>
      </w:pPr>
      <w:bookmarkStart w:colFirst="0" w:colLast="0" w:name="_heading=h.tyjcwt" w:id="9"/>
      <w:bookmarkEnd w:id="9"/>
      <w:commentRangeEnd w:id="8"/>
      <w:r w:rsidDel="00000000" w:rsidR="00000000" w:rsidRPr="00000000">
        <w:commentReference w:id="8"/>
      </w:r>
      <w:r w:rsidDel="00000000" w:rsidR="00000000" w:rsidRPr="00000000">
        <w:rPr>
          <w:b w:val="1"/>
          <w:sz w:val="20"/>
          <w:szCs w:val="20"/>
          <w:rtl w:val="0"/>
        </w:rPr>
        <w:t xml:space="preserve">2.2 Condiciones y espacios en el trabajo</w:t>
      </w:r>
    </w:p>
    <w:p w:rsidR="00000000" w:rsidDel="00000000" w:rsidP="00000000" w:rsidRDefault="00000000" w:rsidRPr="00000000" w14:paraId="000000C9">
      <w:pPr>
        <w:spacing w:line="360" w:lineRule="auto"/>
        <w:jc w:val="both"/>
        <w:rPr>
          <w:sz w:val="20"/>
          <w:szCs w:val="20"/>
        </w:rPr>
      </w:pPr>
      <w:r w:rsidDel="00000000" w:rsidR="00000000" w:rsidRPr="00000000">
        <w:rPr>
          <w:sz w:val="20"/>
          <w:szCs w:val="20"/>
          <w:rtl w:val="0"/>
        </w:rPr>
        <w:t xml:space="preserve">Las condiciones bajo las cuales un trabajador desempeña su labor deben tener el objetivo de generar un buen espacio para quien desempeña una labor en la que su integridad física y psicológica esté primero, dado que cuando estas condiciones de trabajo no son las adecuadas o no cuenta con los elementos de protección puede acarrear algunas consecuencias como: </w:t>
      </w:r>
    </w:p>
    <w:p w:rsidR="00000000" w:rsidDel="00000000" w:rsidP="00000000" w:rsidRDefault="00000000" w:rsidRPr="00000000" w14:paraId="000000CA">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sdt>
        <w:sdtPr>
          <w:tag w:val="goog_rdk_9"/>
        </w:sdtPr>
        <w:sdtContent>
          <w:commentRangeStart w:id="9"/>
        </w:sdtContent>
      </w:sdt>
      <w:r w:rsidDel="00000000" w:rsidR="00000000" w:rsidRPr="00000000">
        <w:rPr>
          <w:color w:val="000000"/>
          <w:sz w:val="20"/>
          <w:szCs w:val="20"/>
          <w:rtl w:val="0"/>
        </w:rPr>
        <w:t xml:space="preserve">Aumento de la fatiga</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CB">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Aumento en accidentes laborales en los espacios de trabajo</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CC">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Enfermedades profesionales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CD">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Tensión nerviosa</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CE">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Disminución en la producción y resultados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CF">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Insatisfacción, desinterés</w:t>
      </w:r>
      <w:r w:rsidDel="00000000" w:rsidR="00000000" w:rsidRPr="00000000">
        <w:rPr>
          <w:sz w:val="20"/>
          <w:szCs w:val="20"/>
          <w:rtl w:val="0"/>
        </w:rPr>
        <w:t xml:space="preserve">,</w:t>
      </w:r>
      <w:r w:rsidDel="00000000" w:rsidR="00000000" w:rsidRPr="00000000">
        <w:rPr>
          <w:color w:val="000000"/>
          <w:sz w:val="20"/>
          <w:szCs w:val="20"/>
          <w:rtl w:val="0"/>
        </w:rPr>
        <w:t xml:space="preserve"> etc.</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D0">
      <w:pPr>
        <w:spacing w:line="360" w:lineRule="auto"/>
        <w:jc w:val="both"/>
        <w:rPr>
          <w:sz w:val="20"/>
          <w:szCs w:val="20"/>
        </w:rPr>
      </w:pPr>
      <w:r w:rsidDel="00000000" w:rsidR="00000000" w:rsidRPr="00000000">
        <w:rPr>
          <w:rtl w:val="0"/>
        </w:rPr>
      </w:r>
    </w:p>
    <w:p w:rsidR="00000000" w:rsidDel="00000000" w:rsidP="00000000" w:rsidRDefault="00000000" w:rsidRPr="00000000" w14:paraId="000000D1">
      <w:pPr>
        <w:spacing w:line="360" w:lineRule="auto"/>
        <w:jc w:val="both"/>
        <w:rPr>
          <w:color w:val="ff0000"/>
          <w:sz w:val="20"/>
          <w:szCs w:val="20"/>
        </w:rPr>
      </w:pPr>
      <w:r w:rsidDel="00000000" w:rsidR="00000000" w:rsidRPr="00000000">
        <w:rPr>
          <w:sz w:val="20"/>
          <w:szCs w:val="20"/>
          <w:rtl w:val="0"/>
        </w:rPr>
        <w:t xml:space="preserve">Estos factores pueden incidir directamente en la baja de la producción y por ende afectar a la empresa a nivel general, si bien la producción es importante, se debe tener presente que el principal recurso y más importante es el humano y se debe priorizar su bienestar. Por ello se deben tener presente las condiciones que a continuación se describen.</w:t>
      </w:r>
      <w:r w:rsidDel="00000000" w:rsidR="00000000" w:rsidRPr="00000000">
        <w:rPr>
          <w:rtl w:val="0"/>
        </w:rPr>
      </w:r>
    </w:p>
    <w:p w:rsidR="00000000" w:rsidDel="00000000" w:rsidP="00000000" w:rsidRDefault="00000000" w:rsidRPr="00000000" w14:paraId="000000D2">
      <w:pPr>
        <w:pStyle w:val="Heading3"/>
        <w:spacing w:line="360" w:lineRule="auto"/>
        <w:rPr>
          <w:b w:val="1"/>
          <w:i w:val="1"/>
          <w:color w:val="000000"/>
          <w:sz w:val="20"/>
          <w:szCs w:val="20"/>
        </w:rPr>
      </w:pPr>
      <w:bookmarkStart w:colFirst="0" w:colLast="0" w:name="_heading=h.3dy6vkm" w:id="10"/>
      <w:bookmarkEnd w:id="10"/>
      <w:sdt>
        <w:sdtPr>
          <w:tag w:val="goog_rdk_10"/>
        </w:sdtPr>
        <w:sdtContent>
          <w:commentRangeStart w:id="10"/>
        </w:sdtContent>
      </w:sdt>
      <w:r w:rsidDel="00000000" w:rsidR="00000000" w:rsidRPr="00000000">
        <w:rPr>
          <w:b w:val="1"/>
          <w:i w:val="1"/>
          <w:color w:val="000000"/>
          <w:sz w:val="20"/>
          <w:szCs w:val="20"/>
          <w:rtl w:val="0"/>
        </w:rPr>
        <w:t xml:space="preserve">2.2.1 Temperatura.</w:t>
      </w:r>
    </w:p>
    <w:p w:rsidR="00000000" w:rsidDel="00000000" w:rsidP="00000000" w:rsidRDefault="00000000" w:rsidRPr="00000000" w14:paraId="000000D3">
      <w:pPr>
        <w:spacing w:after="240" w:before="240" w:line="360" w:lineRule="auto"/>
        <w:jc w:val="both"/>
        <w:rPr>
          <w:sz w:val="20"/>
          <w:szCs w:val="20"/>
        </w:rPr>
      </w:pPr>
      <w:r w:rsidDel="00000000" w:rsidR="00000000" w:rsidRPr="00000000">
        <w:rPr>
          <w:sz w:val="20"/>
          <w:szCs w:val="20"/>
          <w:rtl w:val="0"/>
        </w:rPr>
        <w:t xml:space="preserve">Influye directamente en el bienestar del trabajador, en su rendimiento y seguridad de los operarios, una excesiva temperatura ya sea de frío o calor puede producir fatiga, requiriendo tiempos extendidos de recuperación o descanso, en este caso se vigila la humedad del ambiente.</w:t>
      </w:r>
    </w:p>
    <w:p w:rsidR="00000000" w:rsidDel="00000000" w:rsidP="00000000" w:rsidRDefault="00000000" w:rsidRPr="00000000" w14:paraId="000000D4">
      <w:pPr>
        <w:spacing w:after="240" w:before="240" w:line="360" w:lineRule="auto"/>
        <w:jc w:val="both"/>
        <w:rPr>
          <w:sz w:val="20"/>
          <w:szCs w:val="20"/>
        </w:rPr>
      </w:pPr>
      <w:r w:rsidDel="00000000" w:rsidR="00000000" w:rsidRPr="00000000">
        <w:rPr>
          <w:sz w:val="20"/>
          <w:szCs w:val="20"/>
          <w:rtl w:val="0"/>
        </w:rPr>
        <w:t xml:space="preserve">En ambientes de talleres en los que la maquinaria que por lo general suele ser industrial con motores industriales que generan calor, y al estar en funcionamientos varios a la vez, se puede afectar el ambiente general del espacio de trabajo. La condición de temperatura recomendada es de 18°C para que sea confortable.</w:t>
      </w:r>
    </w:p>
    <w:p w:rsidR="00000000" w:rsidDel="00000000" w:rsidP="00000000" w:rsidRDefault="00000000" w:rsidRPr="00000000" w14:paraId="000000D5">
      <w:pPr>
        <w:pStyle w:val="Heading3"/>
        <w:spacing w:line="360" w:lineRule="auto"/>
        <w:rPr>
          <w:b w:val="1"/>
          <w:i w:val="1"/>
          <w:color w:val="000000"/>
          <w:sz w:val="20"/>
          <w:szCs w:val="20"/>
        </w:rPr>
      </w:pPr>
      <w:bookmarkStart w:colFirst="0" w:colLast="0" w:name="_heading=h.1t3h5sf" w:id="11"/>
      <w:bookmarkEnd w:id="11"/>
      <w:r w:rsidDel="00000000" w:rsidR="00000000" w:rsidRPr="00000000">
        <w:rPr>
          <w:b w:val="1"/>
          <w:i w:val="1"/>
          <w:color w:val="000000"/>
          <w:sz w:val="20"/>
          <w:szCs w:val="20"/>
          <w:rtl w:val="0"/>
        </w:rPr>
        <w:t xml:space="preserve">2.2.2 Ruido. </w:t>
      </w:r>
    </w:p>
    <w:p w:rsidR="00000000" w:rsidDel="00000000" w:rsidP="00000000" w:rsidRDefault="00000000" w:rsidRPr="00000000" w14:paraId="000000D6">
      <w:pPr>
        <w:spacing w:after="240" w:before="240" w:line="360" w:lineRule="auto"/>
        <w:jc w:val="both"/>
        <w:rPr>
          <w:sz w:val="20"/>
          <w:szCs w:val="20"/>
        </w:rPr>
      </w:pPr>
      <w:r w:rsidDel="00000000" w:rsidR="00000000" w:rsidRPr="00000000">
        <w:rPr>
          <w:sz w:val="20"/>
          <w:szCs w:val="20"/>
          <w:rtl w:val="0"/>
        </w:rPr>
        <w:t xml:space="preserve">Las operaciones mecanizadas, el ruido de las máquinas, y el espacio general en el lugar o puesto de trabajo, también puede llegar a generar molestias dado que puede haber sonidos de media vibración constante, y ya que en muchas fábricas se suele tener gran número de máquinas, se sugiere usar protectores auditivos como audífonos especiales si el lugar de trabajo excede el número de decibeles mínimo (50 – 80).  Algunas de las molestias presentadas son: efectos patológicos, fatiga, confusión, pérdida de audición.</w:t>
      </w:r>
    </w:p>
    <w:p w:rsidR="00000000" w:rsidDel="00000000" w:rsidP="00000000" w:rsidRDefault="00000000" w:rsidRPr="00000000" w14:paraId="000000D7">
      <w:pPr>
        <w:pStyle w:val="Heading3"/>
        <w:spacing w:line="360" w:lineRule="auto"/>
        <w:rPr>
          <w:b w:val="1"/>
          <w:i w:val="1"/>
          <w:color w:val="000000"/>
          <w:sz w:val="20"/>
          <w:szCs w:val="20"/>
        </w:rPr>
      </w:pPr>
      <w:bookmarkStart w:colFirst="0" w:colLast="0" w:name="_heading=h.4d34og8" w:id="12"/>
      <w:bookmarkEnd w:id="12"/>
      <w:r w:rsidDel="00000000" w:rsidR="00000000" w:rsidRPr="00000000">
        <w:rPr>
          <w:b w:val="1"/>
          <w:i w:val="1"/>
          <w:color w:val="000000"/>
          <w:sz w:val="20"/>
          <w:szCs w:val="20"/>
          <w:rtl w:val="0"/>
        </w:rPr>
        <w:t xml:space="preserve">2.2.3 Iluminación.</w:t>
      </w:r>
    </w:p>
    <w:p w:rsidR="00000000" w:rsidDel="00000000" w:rsidP="00000000" w:rsidRDefault="00000000" w:rsidRPr="00000000" w14:paraId="000000D8">
      <w:pPr>
        <w:spacing w:after="240" w:before="240" w:line="360" w:lineRule="auto"/>
        <w:jc w:val="both"/>
        <w:rPr>
          <w:sz w:val="20"/>
          <w:szCs w:val="20"/>
        </w:rPr>
      </w:pPr>
      <w:r w:rsidDel="00000000" w:rsidR="00000000" w:rsidRPr="00000000">
        <w:rPr>
          <w:sz w:val="20"/>
          <w:szCs w:val="20"/>
          <w:rtl w:val="0"/>
        </w:rPr>
        <w:t xml:space="preserve">Generar espacios de trabajo en los que la iluminación es un factor importante es imprescindible, pero esta debe ser adecuada, dado que puede llegar afectar tanto por insuficiente o excesiva, ya que toda la actividad es guiada por la vista y en este ejercicio el ojo se contrae y se dilata constantemente.  Si este factor no es vigilado, puede ocasionar efectos como: irritación visual, inseguridad en los movimientos, ardor y resequedad en la retina.</w:t>
      </w:r>
    </w:p>
    <w:p w:rsidR="00000000" w:rsidDel="00000000" w:rsidP="00000000" w:rsidRDefault="00000000" w:rsidRPr="00000000" w14:paraId="000000D9">
      <w:pPr>
        <w:spacing w:line="360" w:lineRule="auto"/>
        <w:jc w:val="both"/>
        <w:rPr>
          <w:sz w:val="20"/>
          <w:szCs w:val="20"/>
        </w:rPr>
      </w:pPr>
      <w:r w:rsidDel="00000000" w:rsidR="00000000" w:rsidRPr="00000000">
        <w:rPr>
          <w:sz w:val="20"/>
          <w:szCs w:val="20"/>
          <w:rtl w:val="0"/>
        </w:rPr>
        <w:t xml:space="preserve">A continuación, en la tabla 2, se presentan los mínimos de intensidad recomendada.</w:t>
      </w:r>
    </w:p>
    <w:p w:rsidR="00000000" w:rsidDel="00000000" w:rsidP="00000000" w:rsidRDefault="00000000" w:rsidRPr="00000000" w14:paraId="000000DA">
      <w:pPr>
        <w:spacing w:line="360" w:lineRule="auto"/>
        <w:jc w:val="both"/>
        <w:rPr>
          <w:sz w:val="20"/>
          <w:szCs w:val="20"/>
        </w:rPr>
      </w:pPr>
      <w:r w:rsidDel="00000000" w:rsidR="00000000" w:rsidRPr="00000000">
        <w:rPr>
          <w:rtl w:val="0"/>
        </w:rPr>
      </w:r>
    </w:p>
    <w:p w:rsidR="00000000" w:rsidDel="00000000" w:rsidP="00000000" w:rsidRDefault="00000000" w:rsidRPr="00000000" w14:paraId="000000DB">
      <w:pPr>
        <w:spacing w:line="360" w:lineRule="auto"/>
        <w:rPr>
          <w:b w:val="1"/>
          <w:sz w:val="20"/>
          <w:szCs w:val="20"/>
        </w:rPr>
      </w:pPr>
      <w:r w:rsidDel="00000000" w:rsidR="00000000" w:rsidRPr="00000000">
        <w:rPr>
          <w:b w:val="1"/>
          <w:sz w:val="20"/>
          <w:szCs w:val="20"/>
          <w:rtl w:val="0"/>
        </w:rPr>
        <w:t xml:space="preserve">Tabla 2  </w:t>
      </w:r>
    </w:p>
    <w:p w:rsidR="00000000" w:rsidDel="00000000" w:rsidP="00000000" w:rsidRDefault="00000000" w:rsidRPr="00000000" w14:paraId="000000DC">
      <w:pPr>
        <w:spacing w:line="360" w:lineRule="auto"/>
        <w:rPr>
          <w:i w:val="1"/>
          <w:sz w:val="20"/>
          <w:szCs w:val="20"/>
        </w:rPr>
      </w:pPr>
      <w:r w:rsidDel="00000000" w:rsidR="00000000" w:rsidRPr="00000000">
        <w:rPr>
          <w:i w:val="1"/>
          <w:sz w:val="20"/>
          <w:szCs w:val="20"/>
          <w:rtl w:val="0"/>
        </w:rPr>
        <w:t xml:space="preserve">Mínimos de intensidad recomendada en espacios de trabajo</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DD">
      <w:pPr>
        <w:spacing w:line="240" w:lineRule="auto"/>
        <w:rPr>
          <w:b w:val="1"/>
          <w:sz w:val="20"/>
          <w:szCs w:val="20"/>
        </w:rPr>
      </w:pPr>
      <w:r w:rsidDel="00000000" w:rsidR="00000000" w:rsidRPr="00000000">
        <w:rPr>
          <w:rtl w:val="0"/>
        </w:rPr>
      </w:r>
    </w:p>
    <w:tbl>
      <w:tblPr>
        <w:tblStyle w:val="Table12"/>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75"/>
        <w:gridCol w:w="3997"/>
        <w:tblGridChange w:id="0">
          <w:tblGrid>
            <w:gridCol w:w="5975"/>
            <w:gridCol w:w="3997"/>
          </w:tblGrid>
        </w:tblGridChange>
      </w:tblGrid>
      <w:tr>
        <w:trPr>
          <w:cantSplit w:val="0"/>
          <w:trHeight w:val="455"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DE">
            <w:pPr>
              <w:jc w:val="center"/>
              <w:rPr>
                <w:sz w:val="20"/>
                <w:szCs w:val="20"/>
              </w:rPr>
            </w:pPr>
            <w:r w:rsidDel="00000000" w:rsidR="00000000" w:rsidRPr="00000000">
              <w:rPr>
                <w:sz w:val="20"/>
                <w:szCs w:val="20"/>
                <w:rtl w:val="0"/>
              </w:rPr>
              <w:t xml:space="preserve">Clase de actividad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DF">
            <w:pPr>
              <w:jc w:val="center"/>
              <w:rPr>
                <w:sz w:val="20"/>
                <w:szCs w:val="20"/>
              </w:rPr>
            </w:pPr>
            <w:r w:rsidDel="00000000" w:rsidR="00000000" w:rsidRPr="00000000">
              <w:rPr>
                <w:sz w:val="20"/>
                <w:szCs w:val="20"/>
                <w:rtl w:val="0"/>
              </w:rPr>
              <w:t xml:space="preserve">Intensidad de iluminación recomendada</w:t>
            </w:r>
          </w:p>
        </w:tc>
      </w:tr>
      <w:tr>
        <w:trPr>
          <w:cantSplit w:val="0"/>
          <w:trHeight w:val="351"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E0">
            <w:pPr>
              <w:jc w:val="both"/>
              <w:rPr>
                <w:sz w:val="20"/>
                <w:szCs w:val="20"/>
              </w:rPr>
            </w:pPr>
            <w:r w:rsidDel="00000000" w:rsidR="00000000" w:rsidRPr="00000000">
              <w:rPr>
                <w:sz w:val="20"/>
                <w:szCs w:val="20"/>
                <w:rtl w:val="0"/>
              </w:rPr>
              <w:t xml:space="preserve">Recinto destinado solo a estancia orientación</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E1">
            <w:pPr>
              <w:ind w:left="283" w:firstLine="0"/>
              <w:jc w:val="both"/>
              <w:rPr>
                <w:sz w:val="20"/>
                <w:szCs w:val="20"/>
              </w:rPr>
            </w:pPr>
            <w:r w:rsidDel="00000000" w:rsidR="00000000" w:rsidRPr="00000000">
              <w:rPr>
                <w:sz w:val="20"/>
                <w:szCs w:val="20"/>
                <w:rtl w:val="0"/>
              </w:rPr>
              <w:t xml:space="preserve">60 lux</w:t>
            </w:r>
          </w:p>
        </w:tc>
      </w:tr>
      <w:tr>
        <w:trPr>
          <w:cantSplit w:val="0"/>
          <w:trHeight w:val="501"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E2">
            <w:pPr>
              <w:jc w:val="both"/>
              <w:rPr>
                <w:sz w:val="20"/>
                <w:szCs w:val="20"/>
              </w:rPr>
            </w:pPr>
            <w:r w:rsidDel="00000000" w:rsidR="00000000" w:rsidRPr="00000000">
              <w:rPr>
                <w:sz w:val="20"/>
                <w:szCs w:val="20"/>
                <w:rtl w:val="0"/>
              </w:rPr>
              <w:t xml:space="preserve">Trabajos en los que el ojo debe percibir grandes detalles con elevados contrastes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E3">
            <w:pPr>
              <w:ind w:left="283" w:firstLine="0"/>
              <w:jc w:val="both"/>
              <w:rPr>
                <w:sz w:val="20"/>
                <w:szCs w:val="20"/>
              </w:rPr>
            </w:pPr>
            <w:r w:rsidDel="00000000" w:rsidR="00000000" w:rsidRPr="00000000">
              <w:rPr>
                <w:sz w:val="20"/>
                <w:szCs w:val="20"/>
                <w:rtl w:val="0"/>
              </w:rPr>
              <w:t xml:space="preserve">120-150  lux</w:t>
            </w:r>
          </w:p>
        </w:tc>
      </w:tr>
      <w:tr>
        <w:trPr>
          <w:cantSplit w:val="0"/>
          <w:trHeight w:val="695"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E4">
            <w:pPr>
              <w:jc w:val="both"/>
              <w:rPr>
                <w:sz w:val="20"/>
                <w:szCs w:val="20"/>
              </w:rPr>
            </w:pPr>
            <w:r w:rsidDel="00000000" w:rsidR="00000000" w:rsidRPr="00000000">
              <w:rPr>
                <w:sz w:val="20"/>
                <w:szCs w:val="20"/>
                <w:rtl w:val="0"/>
              </w:rPr>
              <w:t xml:space="preserve">Actividades que hacen necesario el reconocer detalles con reducidos contrastes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E5">
            <w:pPr>
              <w:ind w:left="283" w:firstLine="0"/>
              <w:jc w:val="both"/>
              <w:rPr>
                <w:sz w:val="20"/>
                <w:szCs w:val="20"/>
              </w:rPr>
            </w:pPr>
            <w:r w:rsidDel="00000000" w:rsidR="00000000" w:rsidRPr="00000000">
              <w:rPr>
                <w:sz w:val="20"/>
                <w:szCs w:val="20"/>
                <w:rtl w:val="0"/>
              </w:rPr>
              <w:t xml:space="preserve">500-700 lux</w:t>
            </w:r>
          </w:p>
        </w:tc>
      </w:tr>
      <w:tr>
        <w:trPr>
          <w:cantSplit w:val="0"/>
          <w:trHeight w:val="468"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E6">
            <w:pPr>
              <w:jc w:val="both"/>
              <w:rPr>
                <w:sz w:val="20"/>
                <w:szCs w:val="20"/>
              </w:rPr>
            </w:pPr>
            <w:r w:rsidDel="00000000" w:rsidR="00000000" w:rsidRPr="00000000">
              <w:rPr>
                <w:sz w:val="20"/>
                <w:szCs w:val="20"/>
                <w:rtl w:val="0"/>
              </w:rPr>
              <w:t xml:space="preserve">Trabajos de precisión que requieren un reconocimiento de detalles muy precisos con unos contrastes muy reducidos</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tcPr>
          <w:p w:rsidR="00000000" w:rsidDel="00000000" w:rsidP="00000000" w:rsidRDefault="00000000" w:rsidRPr="00000000" w14:paraId="000000E7">
            <w:pPr>
              <w:jc w:val="both"/>
              <w:rPr>
                <w:sz w:val="20"/>
                <w:szCs w:val="20"/>
              </w:rPr>
            </w:pPr>
            <w:r w:rsidDel="00000000" w:rsidR="00000000" w:rsidRPr="00000000">
              <w:rPr>
                <w:sz w:val="20"/>
                <w:szCs w:val="20"/>
                <w:rtl w:val="0"/>
              </w:rPr>
              <w:t xml:space="preserve">1000-5100 lux</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8">
            <w:pPr>
              <w:jc w:val="both"/>
              <w:rPr>
                <w:sz w:val="20"/>
                <w:szCs w:val="20"/>
              </w:rPr>
            </w:pPr>
            <w:r w:rsidDel="00000000" w:rsidR="00000000" w:rsidRPr="00000000">
              <w:rPr>
                <w:sz w:val="20"/>
                <w:szCs w:val="20"/>
                <w:rtl w:val="0"/>
              </w:rPr>
              <w:t xml:space="preserve">Trabajos de precisión que requieren un reconocimiento de detalles muy precisos con unos contrastes muy reducidos.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E9">
            <w:pPr>
              <w:jc w:val="both"/>
              <w:rPr>
                <w:sz w:val="20"/>
                <w:szCs w:val="20"/>
              </w:rPr>
            </w:pPr>
            <w:r w:rsidDel="00000000" w:rsidR="00000000" w:rsidRPr="00000000">
              <w:rPr>
                <w:sz w:val="20"/>
                <w:szCs w:val="20"/>
                <w:rtl w:val="0"/>
              </w:rPr>
              <w:t xml:space="preserve">2000-3000 lux</w:t>
            </w:r>
          </w:p>
        </w:tc>
      </w:tr>
    </w:tbl>
    <w:p w:rsidR="00000000" w:rsidDel="00000000" w:rsidP="00000000" w:rsidRDefault="00000000" w:rsidRPr="00000000" w14:paraId="000000EA">
      <w:pPr>
        <w:spacing w:line="360" w:lineRule="auto"/>
        <w:rPr>
          <w:sz w:val="20"/>
          <w:szCs w:val="20"/>
        </w:rPr>
      </w:pPr>
      <w:r w:rsidDel="00000000" w:rsidR="00000000" w:rsidRPr="00000000">
        <w:rPr>
          <w:rtl w:val="0"/>
        </w:rPr>
        <w:t xml:space="preserve">     </w:t>
      </w:r>
      <w:sdt>
        <w:sdtPr>
          <w:tag w:val="goog_rdk_11"/>
        </w:sdtPr>
        <w:sdtContent>
          <w:commentRangeStart w:id="11"/>
        </w:sdtContent>
      </w:sdt>
      <w:r w:rsidDel="00000000" w:rsidR="00000000" w:rsidRPr="00000000">
        <w:rPr>
          <w:sz w:val="20"/>
          <w:szCs w:val="20"/>
          <w:rtl w:val="0"/>
        </w:rPr>
        <w:t xml:space="preserve">Nota</w:t>
      </w:r>
      <w:r w:rsidDel="00000000" w:rsidR="00000000" w:rsidRPr="00000000">
        <w:rPr>
          <w:b w:val="1"/>
          <w:sz w:val="20"/>
          <w:szCs w:val="20"/>
          <w:rtl w:val="0"/>
        </w:rPr>
        <w:t xml:space="preserve">.  </w:t>
      </w:r>
      <w:r w:rsidDel="00000000" w:rsidR="00000000" w:rsidRPr="00000000">
        <w:rPr>
          <w:sz w:val="20"/>
          <w:szCs w:val="20"/>
          <w:rtl w:val="0"/>
        </w:rPr>
        <w:t xml:space="preserve">Huamán (2003). </w:t>
      </w:r>
    </w:p>
    <w:p w:rsidR="00000000" w:rsidDel="00000000" w:rsidP="00000000" w:rsidRDefault="00000000" w:rsidRPr="00000000" w14:paraId="000000EB">
      <w:pPr>
        <w:pStyle w:val="Heading3"/>
        <w:spacing w:line="360" w:lineRule="auto"/>
        <w:rPr>
          <w:b w:val="1"/>
          <w:i w:val="1"/>
          <w:color w:val="000000"/>
          <w:sz w:val="20"/>
          <w:szCs w:val="20"/>
        </w:rPr>
      </w:pPr>
      <w:bookmarkStart w:colFirst="0" w:colLast="0" w:name="_heading=h.2s8eyo1" w:id="13"/>
      <w:bookmarkEnd w:id="13"/>
      <w:r w:rsidDel="00000000" w:rsidR="00000000" w:rsidRPr="00000000">
        <w:rPr>
          <w:b w:val="1"/>
          <w:i w:val="1"/>
          <w:color w:val="000000"/>
          <w:sz w:val="20"/>
          <w:szCs w:val="20"/>
          <w:rtl w:val="0"/>
        </w:rPr>
        <w:t xml:space="preserve">2.2.4 Ventilación.</w:t>
      </w:r>
    </w:p>
    <w:p w:rsidR="00000000" w:rsidDel="00000000" w:rsidP="00000000" w:rsidRDefault="00000000" w:rsidRPr="00000000" w14:paraId="000000EC">
      <w:pPr>
        <w:spacing w:line="360" w:lineRule="auto"/>
        <w:jc w:val="both"/>
        <w:rPr>
          <w:sz w:val="20"/>
          <w:szCs w:val="20"/>
        </w:rPr>
      </w:pPr>
      <w:r w:rsidDel="00000000" w:rsidR="00000000" w:rsidRPr="00000000">
        <w:rPr>
          <w:sz w:val="20"/>
          <w:szCs w:val="20"/>
          <w:rtl w:val="0"/>
        </w:rPr>
        <w:t xml:space="preserve">Se debe comprender que la ventilación debe ser proporcional al espacio de trabajo, y se debe evitar confundir ventilación con circulación de aire, dado que la ventilación sustituye el aire vaciado por aire fresco y la circulación de aire mueve el aire, pero sin renovarlo.  Por ello es importante que los espacios no sean completamente cerrados dado que se necesita renovar el aire, para evitar así posibles enfermedades que afectan en cadena a los trabajadores de un taller (Huamán, 2003). Algunos de los aspectos a cuidar de este factor son: </w:t>
      </w:r>
    </w:p>
    <w:p w:rsidR="00000000" w:rsidDel="00000000" w:rsidP="00000000" w:rsidRDefault="00000000" w:rsidRPr="00000000" w14:paraId="000000ED">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Dispersar el calor producido por la maquinaria y los trabajadores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EE">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Disminución </w:t>
      </w:r>
      <w:r w:rsidDel="00000000" w:rsidR="00000000" w:rsidRPr="00000000">
        <w:rPr>
          <w:sz w:val="20"/>
          <w:szCs w:val="20"/>
          <w:rtl w:val="0"/>
        </w:rPr>
        <w:t xml:space="preserve">de la contaminación</w:t>
      </w:r>
      <w:r w:rsidDel="00000000" w:rsidR="00000000" w:rsidRPr="00000000">
        <w:rPr>
          <w:color w:val="000000"/>
          <w:sz w:val="20"/>
          <w:szCs w:val="20"/>
          <w:rtl w:val="0"/>
        </w:rPr>
        <w:t xml:space="preserve"> atmosférica</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EF">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Mantener un espacio fresco</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F0">
      <w:pPr>
        <w:pStyle w:val="Heading3"/>
        <w:spacing w:line="360" w:lineRule="auto"/>
        <w:rPr>
          <w:b w:val="1"/>
          <w:i w:val="1"/>
          <w:color w:val="000000"/>
          <w:sz w:val="20"/>
          <w:szCs w:val="20"/>
        </w:rPr>
      </w:pPr>
      <w:bookmarkStart w:colFirst="0" w:colLast="0" w:name="_heading=h.17dp8vu" w:id="14"/>
      <w:bookmarkEnd w:id="14"/>
      <w:r w:rsidDel="00000000" w:rsidR="00000000" w:rsidRPr="00000000">
        <w:rPr>
          <w:b w:val="1"/>
          <w:i w:val="1"/>
          <w:color w:val="000000"/>
          <w:sz w:val="20"/>
          <w:szCs w:val="20"/>
          <w:rtl w:val="0"/>
        </w:rPr>
        <w:t xml:space="preserve">2.2.5 Descripción del puesto de trabajo.</w:t>
      </w:r>
    </w:p>
    <w:p w:rsidR="00000000" w:rsidDel="00000000" w:rsidP="00000000" w:rsidRDefault="00000000" w:rsidRPr="00000000" w14:paraId="000000F1">
      <w:pPr>
        <w:spacing w:line="360" w:lineRule="auto"/>
        <w:jc w:val="both"/>
        <w:rPr>
          <w:sz w:val="20"/>
          <w:szCs w:val="20"/>
        </w:rPr>
      </w:pPr>
      <w:r w:rsidDel="00000000" w:rsidR="00000000" w:rsidRPr="00000000">
        <w:rPr>
          <w:sz w:val="20"/>
          <w:szCs w:val="20"/>
          <w:rtl w:val="0"/>
        </w:rPr>
        <w:t xml:space="preserve">Como se ha mencionado anteriormente el espacio de trabajo contribuye a un buen desarrollo de las actividades en la labor de la confección, por ello es importante tener en cuenta:</w:t>
      </w:r>
    </w:p>
    <w:p w:rsidR="00000000" w:rsidDel="00000000" w:rsidP="00000000" w:rsidRDefault="00000000" w:rsidRPr="00000000" w14:paraId="000000F2">
      <w:pPr>
        <w:spacing w:line="360" w:lineRule="auto"/>
        <w:jc w:val="both"/>
        <w:rPr>
          <w:sz w:val="20"/>
          <w:szCs w:val="20"/>
        </w:rPr>
      </w:pPr>
      <w:r w:rsidDel="00000000" w:rsidR="00000000" w:rsidRPr="00000000">
        <w:rPr>
          <w:sz w:val="20"/>
          <w:szCs w:val="20"/>
          <w:rtl w:val="0"/>
        </w:rPr>
        <w:t xml:space="preserve">1. El trabajador: la persona que desarrolla la actividad debe considerar su estatura, peso, fuerza, rangos de movimiento y características físicas generales, de esta forma establecer su espacio en cuanto a mesas, sillas etc.</w:t>
      </w:r>
    </w:p>
    <w:p w:rsidR="00000000" w:rsidDel="00000000" w:rsidP="00000000" w:rsidRDefault="00000000" w:rsidRPr="00000000" w14:paraId="000000F3">
      <w:pPr>
        <w:spacing w:line="360" w:lineRule="auto"/>
        <w:jc w:val="both"/>
        <w:rPr>
          <w:sz w:val="20"/>
          <w:szCs w:val="20"/>
        </w:rPr>
      </w:pPr>
      <w:r w:rsidDel="00000000" w:rsidR="00000000" w:rsidRPr="00000000">
        <w:rPr>
          <w:sz w:val="20"/>
          <w:szCs w:val="20"/>
          <w:rtl w:val="0"/>
        </w:rPr>
        <w:t xml:space="preserve">2. El puesto de trabajo: comprende la maquinaria, herramientas, mobiliario, controladores, puntos de luz, ambientación y objetos de trabajo.</w:t>
      </w:r>
    </w:p>
    <w:p w:rsidR="00000000" w:rsidDel="00000000" w:rsidP="00000000" w:rsidRDefault="00000000" w:rsidRPr="00000000" w14:paraId="000000F4">
      <w:pPr>
        <w:spacing w:line="360" w:lineRule="auto"/>
        <w:jc w:val="both"/>
        <w:rPr>
          <w:sz w:val="20"/>
          <w:szCs w:val="20"/>
        </w:rPr>
      </w:pPr>
      <w:r w:rsidDel="00000000" w:rsidR="00000000" w:rsidRPr="00000000">
        <w:rPr>
          <w:sz w:val="20"/>
          <w:szCs w:val="20"/>
          <w:rtl w:val="0"/>
        </w:rPr>
        <w:t xml:space="preserve">3. Ambiente de trabajo: temperatura, iluminación, ruido, vibraciones y demás características implícitas en el bienestar del trabajador.</w:t>
      </w:r>
    </w:p>
    <w:p w:rsidR="00000000" w:rsidDel="00000000" w:rsidP="00000000" w:rsidRDefault="00000000" w:rsidRPr="00000000" w14:paraId="000000F5">
      <w:pPr>
        <w:spacing w:line="360" w:lineRule="auto"/>
        <w:jc w:val="both"/>
        <w:rPr>
          <w:sz w:val="20"/>
          <w:szCs w:val="20"/>
        </w:rPr>
      </w:pPr>
      <w:r w:rsidDel="00000000" w:rsidR="00000000" w:rsidRPr="00000000">
        <w:rPr>
          <w:sz w:val="20"/>
          <w:szCs w:val="20"/>
          <w:rtl w:val="0"/>
        </w:rPr>
        <w:t xml:space="preserve">Así mismo se debe tener en cuenta para prevenir lesiones:</w:t>
      </w:r>
    </w:p>
    <w:p w:rsidR="00000000" w:rsidDel="00000000" w:rsidP="00000000" w:rsidRDefault="00000000" w:rsidRPr="00000000" w14:paraId="000000F6">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Sillas adecuadas, ajustables y ergonómicas.</w:t>
      </w:r>
    </w:p>
    <w:p w:rsidR="00000000" w:rsidDel="00000000" w:rsidP="00000000" w:rsidRDefault="00000000" w:rsidRPr="00000000" w14:paraId="000000F7">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Soporte para pies: </w:t>
      </w:r>
      <w:r w:rsidDel="00000000" w:rsidR="00000000" w:rsidRPr="00000000">
        <w:rPr>
          <w:sz w:val="20"/>
          <w:szCs w:val="20"/>
          <w:rtl w:val="0"/>
        </w:rPr>
        <w:t xml:space="preserve">e</w:t>
      </w:r>
      <w:r w:rsidDel="00000000" w:rsidR="00000000" w:rsidRPr="00000000">
        <w:rPr>
          <w:color w:val="000000"/>
          <w:sz w:val="20"/>
          <w:szCs w:val="20"/>
          <w:rtl w:val="0"/>
        </w:rPr>
        <w:t xml:space="preserve">s importante cuando se trabaja sentado por extensas jornadas, así le puede ayudar a que el nivel de 90 grados se cumpla cuando requiera una labor en esta posición.</w:t>
      </w:r>
    </w:p>
    <w:p w:rsidR="00000000" w:rsidDel="00000000" w:rsidP="00000000" w:rsidRDefault="00000000" w:rsidRPr="00000000" w14:paraId="000000F8">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Ajuste de equipo: </w:t>
      </w:r>
      <w:r w:rsidDel="00000000" w:rsidR="00000000" w:rsidRPr="00000000">
        <w:rPr>
          <w:sz w:val="20"/>
          <w:szCs w:val="20"/>
          <w:rtl w:val="0"/>
        </w:rPr>
        <w:t xml:space="preserve">a</w:t>
      </w:r>
      <w:r w:rsidDel="00000000" w:rsidR="00000000" w:rsidRPr="00000000">
        <w:rPr>
          <w:color w:val="000000"/>
          <w:sz w:val="20"/>
          <w:szCs w:val="20"/>
          <w:rtl w:val="0"/>
        </w:rPr>
        <w:t xml:space="preserve">ltura de mesas y máquinas de confección.</w:t>
      </w:r>
    </w:p>
    <w:p w:rsidR="00000000" w:rsidDel="00000000" w:rsidP="00000000" w:rsidRDefault="00000000" w:rsidRPr="00000000" w14:paraId="000000F9">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Iluminación: </w:t>
      </w:r>
      <w:r w:rsidDel="00000000" w:rsidR="00000000" w:rsidRPr="00000000">
        <w:rPr>
          <w:sz w:val="20"/>
          <w:szCs w:val="20"/>
          <w:rtl w:val="0"/>
        </w:rPr>
        <w:t xml:space="preserve">s</w:t>
      </w:r>
      <w:r w:rsidDel="00000000" w:rsidR="00000000" w:rsidRPr="00000000">
        <w:rPr>
          <w:color w:val="000000"/>
          <w:sz w:val="20"/>
          <w:szCs w:val="20"/>
          <w:rtl w:val="0"/>
        </w:rPr>
        <w:t xml:space="preserve">uficiente acorde al espacio de trabajo, en el que no genere que la persona deba esforzarse para realizar actividades en la labor de la confección.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FB">
      <w:pPr>
        <w:pStyle w:val="Heading1"/>
        <w:spacing w:line="360" w:lineRule="auto"/>
        <w:jc w:val="center"/>
        <w:rPr>
          <w:b w:val="1"/>
          <w:sz w:val="20"/>
          <w:szCs w:val="20"/>
        </w:rPr>
      </w:pPr>
      <w:bookmarkStart w:colFirst="0" w:colLast="0" w:name="_heading=h.3rdcrjn" w:id="15"/>
      <w:bookmarkEnd w:id="15"/>
      <w:r w:rsidDel="00000000" w:rsidR="00000000" w:rsidRPr="00000000">
        <w:rPr>
          <w:b w:val="1"/>
          <w:sz w:val="20"/>
          <w:szCs w:val="20"/>
          <w:rtl w:val="0"/>
        </w:rPr>
        <w:t xml:space="preserve">3.  CONFECCIÓN DE PRENDAS DE VESTIR</w:t>
      </w:r>
    </w:p>
    <w:p w:rsidR="00000000" w:rsidDel="00000000" w:rsidP="00000000" w:rsidRDefault="00000000" w:rsidRPr="00000000" w14:paraId="000000FC">
      <w:pPr>
        <w:spacing w:line="360" w:lineRule="auto"/>
        <w:jc w:val="both"/>
        <w:rPr>
          <w:sz w:val="20"/>
          <w:szCs w:val="20"/>
        </w:rPr>
      </w:pPr>
      <w:r w:rsidDel="00000000" w:rsidR="00000000" w:rsidRPr="00000000">
        <w:rPr>
          <w:sz w:val="20"/>
          <w:szCs w:val="20"/>
          <w:rtl w:val="0"/>
        </w:rPr>
        <w:t xml:space="preserve">En el proceso de confección o ensamble de prendas masculinas y femeninas, se identifican necesidades como el manejo y dominio básico de las máquinas de coser y sus aditamentos en el momento de elaborar cualquier tipo de prenda, si bien la destreza en el manejo es importante, tener claro que todo molde, patrón, plano o desarrollo de diseño que se realiza debe ir acompañado de una ruta u orden operacional como especificaciones para el ensamble, las cuales van de la mano con el área de prototipado o muestreo.</w:t>
      </w:r>
    </w:p>
    <w:p w:rsidR="00000000" w:rsidDel="00000000" w:rsidP="00000000" w:rsidRDefault="00000000" w:rsidRPr="00000000" w14:paraId="000000FD">
      <w:pPr>
        <w:spacing w:line="360" w:lineRule="auto"/>
        <w:jc w:val="both"/>
        <w:rPr>
          <w:sz w:val="20"/>
          <w:szCs w:val="20"/>
        </w:rPr>
      </w:pPr>
      <w:r w:rsidDel="00000000" w:rsidR="00000000" w:rsidRPr="00000000">
        <w:rPr>
          <w:sz w:val="20"/>
          <w:szCs w:val="20"/>
          <w:rtl w:val="0"/>
        </w:rPr>
        <w:t xml:space="preserve">Es importante recordar que hay procesos previos que se deben tener claros para llegar a este punto como son:</w:t>
      </w:r>
    </w:p>
    <w:p w:rsidR="00000000" w:rsidDel="00000000" w:rsidP="00000000" w:rsidRDefault="00000000" w:rsidRPr="00000000" w14:paraId="000000FE">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Diseño o propuesta de la prenda</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FF">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Fichas técnicas de los geometrales o planos de la prenda con las especificaciones y observaciones suficientes que permitan comprender la prenda con sus acabados como se muestra en la figura 6.</w:t>
      </w:r>
    </w:p>
    <w:p w:rsidR="00000000" w:rsidDel="00000000" w:rsidP="00000000" w:rsidRDefault="00000000" w:rsidRPr="00000000" w14:paraId="00000100">
      <w:pPr>
        <w:spacing w:line="360" w:lineRule="auto"/>
        <w:jc w:val="center"/>
        <w:rPr>
          <w:b w:val="1"/>
          <w:i w:val="1"/>
          <w:sz w:val="20"/>
          <w:szCs w:val="20"/>
        </w:rPr>
      </w:pPr>
      <w:r w:rsidDel="00000000" w:rsidR="00000000" w:rsidRPr="00000000">
        <w:rPr>
          <w:rtl w:val="0"/>
        </w:rPr>
      </w:r>
    </w:p>
    <w:p w:rsidR="00000000" w:rsidDel="00000000" w:rsidP="00000000" w:rsidRDefault="00000000" w:rsidRPr="00000000" w14:paraId="00000101">
      <w:pPr>
        <w:spacing w:line="360" w:lineRule="auto"/>
        <w:ind w:left="2160" w:firstLine="720"/>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102">
      <w:pPr>
        <w:spacing w:line="360" w:lineRule="auto"/>
        <w:ind w:left="2160" w:firstLine="720"/>
        <w:rPr>
          <w:i w:val="1"/>
          <w:sz w:val="20"/>
          <w:szCs w:val="20"/>
        </w:rPr>
      </w:pPr>
      <w:r w:rsidDel="00000000" w:rsidR="00000000" w:rsidRPr="00000000">
        <w:rPr>
          <w:i w:val="1"/>
          <w:sz w:val="20"/>
          <w:szCs w:val="20"/>
          <w:rtl w:val="0"/>
        </w:rPr>
        <w:t xml:space="preserve">Ficha técnica de prenda de vestir</w:t>
      </w:r>
    </w:p>
    <w:p w:rsidR="00000000" w:rsidDel="00000000" w:rsidP="00000000" w:rsidRDefault="00000000" w:rsidRPr="00000000" w14:paraId="00000103">
      <w:pPr>
        <w:spacing w:line="360" w:lineRule="auto"/>
        <w:jc w:val="center"/>
        <w:rPr>
          <w:sz w:val="20"/>
          <w:szCs w:val="20"/>
        </w:rPr>
      </w:pPr>
      <w:r w:rsidDel="00000000" w:rsidR="00000000" w:rsidRPr="00000000">
        <w:rPr/>
        <w:drawing>
          <wp:inline distB="0" distT="0" distL="114300" distR="114300">
            <wp:extent cx="2871667" cy="4032025"/>
            <wp:effectExtent b="0" l="0" r="0" t="0"/>
            <wp:docPr descr="https://i.pinimg.com/564x/98/33/dd/9833dd3899a39adadec65ab418c64e1f.jpg" id="1208723172" name="image23.jpg"/>
            <a:graphic>
              <a:graphicData uri="http://schemas.openxmlformats.org/drawingml/2006/picture">
                <pic:pic>
                  <pic:nvPicPr>
                    <pic:cNvPr descr="https://i.pinimg.com/564x/98/33/dd/9833dd3899a39adadec65ab418c64e1f.jpg" id="0" name="image23.jpg"/>
                    <pic:cNvPicPr preferRelativeResize="0"/>
                  </pic:nvPicPr>
                  <pic:blipFill>
                    <a:blip r:embed="rId16"/>
                    <a:srcRect b="0" l="0" r="0" t="0"/>
                    <a:stretch>
                      <a:fillRect/>
                    </a:stretch>
                  </pic:blipFill>
                  <pic:spPr>
                    <a:xfrm>
                      <a:off x="0" y="0"/>
                      <a:ext cx="2871667" cy="40320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left="2160" w:firstLine="720"/>
        <w:rPr>
          <w:sz w:val="20"/>
          <w:szCs w:val="20"/>
        </w:rPr>
      </w:pPr>
      <w:r w:rsidDel="00000000" w:rsidR="00000000" w:rsidRPr="00000000">
        <w:rPr>
          <w:sz w:val="20"/>
          <w:szCs w:val="20"/>
          <w:rtl w:val="0"/>
        </w:rPr>
        <w:t xml:space="preserve">Nota. Lara (2017). </w:t>
      </w:r>
    </w:p>
    <w:p w:rsidR="00000000" w:rsidDel="00000000" w:rsidP="00000000" w:rsidRDefault="00000000" w:rsidRPr="00000000" w14:paraId="00000105">
      <w:pPr>
        <w:spacing w:line="360" w:lineRule="auto"/>
        <w:jc w:val="center"/>
        <w:rPr>
          <w:sz w:val="20"/>
          <w:szCs w:val="20"/>
        </w:rPr>
      </w:pPr>
      <w:r w:rsidDel="00000000" w:rsidR="00000000" w:rsidRPr="00000000">
        <w:rPr>
          <w:rtl w:val="0"/>
        </w:rPr>
      </w:r>
    </w:p>
    <w:p w:rsidR="00000000" w:rsidDel="00000000" w:rsidP="00000000" w:rsidRDefault="00000000" w:rsidRPr="00000000" w14:paraId="00000106">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Patronaje y escalado de las prendas.</w:t>
      </w:r>
    </w:p>
    <w:p w:rsidR="00000000" w:rsidDel="00000000" w:rsidP="00000000" w:rsidRDefault="00000000" w:rsidRPr="00000000" w14:paraId="00000107">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Trazo y corte de las prendas.</w:t>
      </w:r>
    </w:p>
    <w:p w:rsidR="00000000" w:rsidDel="00000000" w:rsidP="00000000" w:rsidRDefault="00000000" w:rsidRPr="00000000" w14:paraId="00000108">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Separado, etiquetado y dispuesto para la distribución en planta.</w:t>
      </w:r>
    </w:p>
    <w:p w:rsidR="00000000" w:rsidDel="00000000" w:rsidP="00000000" w:rsidRDefault="00000000" w:rsidRPr="00000000" w14:paraId="00000109">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Fichas técnicas de confección u orden operacional.</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0B">
      <w:pPr>
        <w:spacing w:line="240" w:lineRule="auto"/>
        <w:ind w:left="1701" w:right="1183" w:firstLine="0"/>
        <w:jc w:val="both"/>
        <w:rPr>
          <w:b w:val="1"/>
          <w:i w:val="1"/>
          <w:sz w:val="20"/>
          <w:szCs w:val="20"/>
        </w:rPr>
      </w:pPr>
      <w:r w:rsidDel="00000000" w:rsidR="00000000" w:rsidRPr="00000000">
        <w:rPr>
          <w:b w:val="1"/>
          <w:i w:val="1"/>
          <w:sz w:val="20"/>
          <w:szCs w:val="20"/>
          <w:highlight w:val="yellow"/>
          <w:rtl w:val="0"/>
        </w:rPr>
        <w:t xml:space="preserve">Bloque destacado:</w:t>
      </w:r>
      <w:r w:rsidDel="00000000" w:rsidR="00000000" w:rsidRPr="00000000">
        <w:rPr>
          <w:rtl w:val="0"/>
        </w:rPr>
      </w:r>
    </w:p>
    <w:p w:rsidR="00000000" w:rsidDel="00000000" w:rsidP="00000000" w:rsidRDefault="00000000" w:rsidRPr="00000000" w14:paraId="0000010C">
      <w:pPr>
        <w:spacing w:line="240" w:lineRule="auto"/>
        <w:ind w:left="1701" w:right="1183" w:firstLine="0"/>
        <w:jc w:val="both"/>
        <w:rPr>
          <w:i w:val="1"/>
          <w:sz w:val="20"/>
          <w:szCs w:val="20"/>
        </w:rPr>
      </w:pPr>
      <w:bookmarkStart w:colFirst="0" w:colLast="0" w:name="_heading=h.26in1rg" w:id="16"/>
      <w:bookmarkEnd w:id="16"/>
      <w:r w:rsidDel="00000000" w:rsidR="00000000" w:rsidRPr="00000000">
        <w:rPr>
          <w:i w:val="1"/>
          <w:sz w:val="20"/>
          <w:szCs w:val="20"/>
          <w:rtl w:val="0"/>
        </w:rPr>
        <w:t xml:space="preserve">Dentro de las funciones de un supervisor en procesos de confección está el velar porque cada uno de estos se haya dado y cuente con las especificaciones y orientaciones que permitan y faciliten el proceso de producción en planta para las prendas de vestir, ello asegura el cumplimiento en tiempos y requerimientos de calidad establecidos. </w:t>
      </w:r>
    </w:p>
    <w:p w:rsidR="00000000" w:rsidDel="00000000" w:rsidP="00000000" w:rsidRDefault="00000000" w:rsidRPr="00000000" w14:paraId="0000010D">
      <w:pPr>
        <w:spacing w:line="360" w:lineRule="auto"/>
        <w:ind w:right="1183"/>
        <w:jc w:val="both"/>
        <w:rPr>
          <w:i w:val="1"/>
          <w:sz w:val="20"/>
          <w:szCs w:val="20"/>
        </w:rPr>
      </w:pPr>
      <w:r w:rsidDel="00000000" w:rsidR="00000000" w:rsidRPr="00000000">
        <w:rPr>
          <w:rtl w:val="0"/>
        </w:rPr>
      </w:r>
    </w:p>
    <w:p w:rsidR="00000000" w:rsidDel="00000000" w:rsidP="00000000" w:rsidRDefault="00000000" w:rsidRPr="00000000" w14:paraId="0000010E">
      <w:pPr>
        <w:tabs>
          <w:tab w:val="left" w:pos="8647"/>
        </w:tabs>
        <w:spacing w:line="360" w:lineRule="auto"/>
        <w:ind w:right="49"/>
        <w:jc w:val="both"/>
        <w:rPr>
          <w:sz w:val="20"/>
          <w:szCs w:val="20"/>
        </w:rPr>
      </w:pPr>
      <w:r w:rsidDel="00000000" w:rsidR="00000000" w:rsidRPr="00000000">
        <w:rPr>
          <w:rtl w:val="0"/>
        </w:rPr>
      </w:r>
    </w:p>
    <w:p w:rsidR="00000000" w:rsidDel="00000000" w:rsidP="00000000" w:rsidRDefault="00000000" w:rsidRPr="00000000" w14:paraId="0000010F">
      <w:pPr>
        <w:tabs>
          <w:tab w:val="left" w:pos="8647"/>
        </w:tabs>
        <w:spacing w:line="360" w:lineRule="auto"/>
        <w:ind w:right="49"/>
        <w:jc w:val="both"/>
        <w:rPr>
          <w:color w:val="980000"/>
          <w:sz w:val="20"/>
          <w:szCs w:val="20"/>
        </w:rPr>
      </w:pPr>
      <w:r w:rsidDel="00000000" w:rsidR="00000000" w:rsidRPr="00000000">
        <w:rPr>
          <w:color w:val="980000"/>
          <w:sz w:val="20"/>
          <w:szCs w:val="20"/>
          <w:rtl w:val="0"/>
        </w:rPr>
        <w:t xml:space="preserve">Es importante tener presente los saberes adquiridos en cuanto a identificar el tipo de maquinaria y su respectivo funcionamiento, por ello en los videos que se presentan a continuación puede observar las operaciones básicas a implementar de manera genérica en las prendas como lo son bolsillos, ribetes, puños, entre otros. </w:t>
      </w:r>
    </w:p>
    <w:p w:rsidR="00000000" w:rsidDel="00000000" w:rsidP="00000000" w:rsidRDefault="00000000" w:rsidRPr="00000000" w14:paraId="00000110">
      <w:pPr>
        <w:tabs>
          <w:tab w:val="left" w:pos="8647"/>
        </w:tabs>
        <w:spacing w:line="360" w:lineRule="auto"/>
        <w:ind w:right="49"/>
        <w:jc w:val="both"/>
        <w:rPr>
          <w:sz w:val="20"/>
          <w:szCs w:val="20"/>
        </w:rPr>
      </w:pPr>
      <w:r w:rsidDel="00000000" w:rsidR="00000000" w:rsidRPr="00000000">
        <w:rPr>
          <w:rtl w:val="0"/>
        </w:rPr>
      </w:r>
    </w:p>
    <w:p w:rsidR="00000000" w:rsidDel="00000000" w:rsidP="00000000" w:rsidRDefault="00000000" w:rsidRPr="00000000" w14:paraId="00000111">
      <w:pPr>
        <w:tabs>
          <w:tab w:val="left" w:pos="8647"/>
        </w:tabs>
        <w:spacing w:line="360" w:lineRule="auto"/>
        <w:ind w:right="49"/>
        <w:jc w:val="both"/>
        <w:rPr>
          <w:sz w:val="20"/>
          <w:szCs w:val="20"/>
        </w:rPr>
      </w:pPr>
      <w:r w:rsidDel="00000000" w:rsidR="00000000" w:rsidRPr="00000000">
        <w:rPr>
          <w:rtl w:val="0"/>
        </w:rPr>
      </w:r>
    </w:p>
    <w:p w:rsidR="00000000" w:rsidDel="00000000" w:rsidP="00000000" w:rsidRDefault="00000000" w:rsidRPr="00000000" w14:paraId="00000112">
      <w:pPr>
        <w:tabs>
          <w:tab w:val="left" w:pos="8647"/>
        </w:tabs>
        <w:spacing w:line="360" w:lineRule="auto"/>
        <w:ind w:right="49"/>
        <w:jc w:val="both"/>
        <w:rPr>
          <w:sz w:val="20"/>
          <w:szCs w:val="20"/>
        </w:rPr>
      </w:pPr>
      <w:r w:rsidDel="00000000" w:rsidR="00000000" w:rsidRPr="00000000">
        <w:rPr>
          <w:rtl w:val="0"/>
        </w:rPr>
      </w:r>
    </w:p>
    <w:tbl>
      <w:tblPr>
        <w:tblStyle w:val="Table13"/>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960"/>
        <w:tblGridChange w:id="0">
          <w:tblGrid>
            <w:gridCol w:w="9960"/>
          </w:tblGrid>
        </w:tblGridChange>
      </w:tblGrid>
      <w:tr>
        <w:trPr>
          <w:cantSplit w:val="0"/>
          <w:trHeight w:val="3307" w:hRule="atLeast"/>
          <w:tblHeader w:val="0"/>
        </w:trPr>
        <w:tc>
          <w:tcPr>
            <w:vAlign w:val="center"/>
          </w:tcPr>
          <w:p w:rsidR="00000000" w:rsidDel="00000000" w:rsidP="00000000" w:rsidRDefault="00000000" w:rsidRPr="00000000" w14:paraId="00000113">
            <w:pPr>
              <w:jc w:val="center"/>
              <w:rPr>
                <w:sz w:val="20"/>
                <w:szCs w:val="20"/>
                <w:highlight w:val="yellow"/>
              </w:rPr>
            </w:pPr>
            <w:sdt>
              <w:sdtPr>
                <w:tag w:val="goog_rdk_12"/>
              </w:sdtPr>
              <w:sdtContent>
                <w:commentRangeStart w:id="12"/>
              </w:sdtContent>
            </w:sdt>
            <w:r w:rsidDel="00000000" w:rsidR="00000000" w:rsidRPr="00000000">
              <w:rPr>
                <w:sz w:val="20"/>
                <w:szCs w:val="20"/>
                <w:highlight w:val="yellow"/>
                <w:rtl w:val="0"/>
              </w:rPr>
              <w:t xml:space="preserve">LLAMADO A LA </w:t>
            </w:r>
            <w:sdt>
              <w:sdtPr>
                <w:tag w:val="goog_rdk_13"/>
              </w:sdtPr>
              <w:sdtContent>
                <w:commentRangeStart w:id="13"/>
              </w:sdtContent>
            </w:sdt>
            <w:r w:rsidDel="00000000" w:rsidR="00000000" w:rsidRPr="00000000">
              <w:rPr>
                <w:sz w:val="20"/>
                <w:szCs w:val="20"/>
                <w:highlight w:val="yellow"/>
                <w:rtl w:val="0"/>
              </w:rPr>
              <w:t xml:space="preserve">ACCIÓN</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14">
            <w:pPr>
              <w:jc w:val="center"/>
              <w:rPr>
                <w:sz w:val="20"/>
                <w:szCs w:val="20"/>
                <w:highlight w:val="yellow"/>
              </w:rPr>
            </w:pPr>
            <w:r w:rsidDel="00000000" w:rsidR="00000000" w:rsidRPr="00000000">
              <w:rPr>
                <w:b w:val="0"/>
                <w:sz w:val="20"/>
                <w:szCs w:val="20"/>
              </w:rPr>
              <w:drawing>
                <wp:inline distB="0" distT="0" distL="0" distR="0">
                  <wp:extent cx="657317" cy="600159"/>
                  <wp:effectExtent b="0" l="0" r="0" t="0"/>
                  <wp:docPr id="120872317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57317" cy="600159"/>
                          </a:xfrm>
                          <a:prstGeom prst="rect"/>
                          <a:ln/>
                        </pic:spPr>
                      </pic:pic>
                    </a:graphicData>
                  </a:graphic>
                </wp:inline>
              </w:drawing>
            </w:r>
            <w:r w:rsidDel="00000000" w:rsidR="00000000" w:rsidRPr="00000000">
              <w:rPr>
                <w:sz w:val="40"/>
                <w:szCs w:val="40"/>
                <w:highlight w:val="yellow"/>
                <w:rtl w:val="0"/>
              </w:rPr>
              <w:t xml:space="preserve">x7</w:t>
            </w:r>
            <w:r w:rsidDel="00000000" w:rsidR="00000000" w:rsidRPr="00000000">
              <w:rPr>
                <w:sz w:val="44"/>
                <w:szCs w:val="44"/>
                <w:highlight w:val="yellow"/>
                <w:rtl w:val="0"/>
              </w:rPr>
              <w:t xml:space="preserve"> </w:t>
            </w:r>
            <w:r w:rsidDel="00000000" w:rsidR="00000000" w:rsidRPr="00000000">
              <w:rPr>
                <w:sz w:val="36"/>
                <w:szCs w:val="36"/>
                <w:highlight w:val="yellow"/>
                <w:rtl w:val="0"/>
              </w:rPr>
              <w:t xml:space="preserve">OPERACIONES </w:t>
            </w:r>
            <w:r w:rsidDel="00000000" w:rsidR="00000000" w:rsidRPr="00000000">
              <w:rPr>
                <w:color w:val="980000"/>
                <w:sz w:val="36"/>
                <w:szCs w:val="36"/>
                <w:highlight w:val="yellow"/>
                <w:rtl w:val="0"/>
              </w:rPr>
              <w:t xml:space="preserve">MÁQUINA </w:t>
            </w:r>
            <w:r w:rsidDel="00000000" w:rsidR="00000000" w:rsidRPr="00000000">
              <w:rPr>
                <w:sz w:val="36"/>
                <w:szCs w:val="36"/>
                <w:highlight w:val="yellow"/>
                <w:rtl w:val="0"/>
              </w:rPr>
              <w:t xml:space="preserve">PLANA INDUSTRIAL</w:t>
            </w: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color w:val="000000"/>
                <w:sz w:val="20"/>
                <w:szCs w:val="20"/>
                <w:rtl w:val="0"/>
              </w:rPr>
              <w:t xml:space="preserve">Operaciones básicas para el manejo en máquina plana una aguja Paso 1 Costuras rectas a ¼ pulgada (URL: </w:t>
            </w:r>
            <w:hyperlink r:id="rId18">
              <w:r w:rsidDel="00000000" w:rsidR="00000000" w:rsidRPr="00000000">
                <w:rPr>
                  <w:color w:val="0000ff"/>
                  <w:sz w:val="20"/>
                  <w:szCs w:val="20"/>
                  <w:u w:val="single"/>
                  <w:rtl w:val="0"/>
                </w:rPr>
                <w:t xml:space="preserve">https://www.youtube.com/watch?v=m6Bda8bTNxk</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116">
            <w:pPr>
              <w:rPr>
                <w:color w:val="000000"/>
                <w:sz w:val="20"/>
                <w:szCs w:val="20"/>
              </w:rPr>
            </w:pPr>
            <w:r w:rsidDel="00000000" w:rsidR="00000000" w:rsidRPr="00000000">
              <w:rPr>
                <w:color w:val="000000"/>
                <w:sz w:val="20"/>
                <w:szCs w:val="20"/>
                <w:rtl w:val="0"/>
              </w:rPr>
              <w:t xml:space="preserve">Operaciones básicas para el manejo en máquina plana una aguja Paso 2 Costuras a alforzas de ¼” </w:t>
            </w:r>
            <w:r w:rsidDel="00000000" w:rsidR="00000000" w:rsidRPr="00000000">
              <w:rPr>
                <w:sz w:val="20"/>
                <w:szCs w:val="20"/>
                <w:rtl w:val="0"/>
              </w:rPr>
              <w:t xml:space="preserve">(URL: </w:t>
            </w:r>
            <w:hyperlink r:id="rId19">
              <w:r w:rsidDel="00000000" w:rsidR="00000000" w:rsidRPr="00000000">
                <w:rPr>
                  <w:color w:val="0000ff"/>
                  <w:sz w:val="20"/>
                  <w:szCs w:val="20"/>
                  <w:u w:val="single"/>
                  <w:rtl w:val="0"/>
                </w:rPr>
                <w:t xml:space="preserve">https://www.youtube.com/watch?v=5vxh3RXCw8c</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17">
            <w:pPr>
              <w:rPr>
                <w:color w:val="000000"/>
                <w:sz w:val="20"/>
                <w:szCs w:val="20"/>
              </w:rPr>
            </w:pPr>
            <w:r w:rsidDel="00000000" w:rsidR="00000000" w:rsidRPr="00000000">
              <w:rPr>
                <w:color w:val="000000"/>
                <w:sz w:val="20"/>
                <w:szCs w:val="20"/>
                <w:rtl w:val="0"/>
              </w:rPr>
              <w:t xml:space="preserve">Operaciones básicas para el manejo en máquina plana una aguja Paso 3 Costuras a alforzas de 1 16” </w:t>
            </w:r>
            <w:r w:rsidDel="00000000" w:rsidR="00000000" w:rsidRPr="00000000">
              <w:rPr>
                <w:sz w:val="20"/>
                <w:szCs w:val="20"/>
                <w:rtl w:val="0"/>
              </w:rPr>
              <w:t xml:space="preserve">(URL: </w:t>
            </w:r>
            <w:hyperlink r:id="rId20">
              <w:r w:rsidDel="00000000" w:rsidR="00000000" w:rsidRPr="00000000">
                <w:rPr>
                  <w:color w:val="0000ff"/>
                  <w:sz w:val="20"/>
                  <w:szCs w:val="20"/>
                  <w:u w:val="single"/>
                  <w:rtl w:val="0"/>
                </w:rPr>
                <w:t xml:space="preserve">https://www.youtube.com/watch?v=Sv7X27S7MSE</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18">
            <w:pPr>
              <w:rPr>
                <w:color w:val="000000"/>
                <w:sz w:val="20"/>
                <w:szCs w:val="20"/>
              </w:rPr>
            </w:pPr>
            <w:r w:rsidDel="00000000" w:rsidR="00000000" w:rsidRPr="00000000">
              <w:rPr>
                <w:color w:val="000000"/>
                <w:sz w:val="20"/>
                <w:szCs w:val="20"/>
                <w:rtl w:val="0"/>
              </w:rPr>
              <w:t xml:space="preserve">Operaciones básicas para el manejo en máquina plana una aguja Paso 4 Pegar bolsillos </w:t>
            </w:r>
            <w:r w:rsidDel="00000000" w:rsidR="00000000" w:rsidRPr="00000000">
              <w:rPr>
                <w:sz w:val="20"/>
                <w:szCs w:val="20"/>
                <w:rtl w:val="0"/>
              </w:rPr>
              <w:t xml:space="preserve">(URL: </w:t>
            </w:r>
            <w:hyperlink r:id="rId21">
              <w:r w:rsidDel="00000000" w:rsidR="00000000" w:rsidRPr="00000000">
                <w:rPr>
                  <w:color w:val="0000ff"/>
                  <w:sz w:val="20"/>
                  <w:szCs w:val="20"/>
                  <w:u w:val="single"/>
                  <w:rtl w:val="0"/>
                </w:rPr>
                <w:t xml:space="preserve">https://www.youtube.com/watch?v=fUW6xKvpzs0</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19">
            <w:pPr>
              <w:rPr>
                <w:color w:val="000000"/>
                <w:sz w:val="20"/>
                <w:szCs w:val="20"/>
              </w:rPr>
            </w:pPr>
            <w:r w:rsidDel="00000000" w:rsidR="00000000" w:rsidRPr="00000000">
              <w:rPr>
                <w:color w:val="000000"/>
                <w:sz w:val="20"/>
                <w:szCs w:val="20"/>
                <w:rtl w:val="0"/>
              </w:rPr>
              <w:t xml:space="preserve">Operaciones básicas para el manejo en máquina plana una aguja Paso 5 Bolsillo de ribete sencillo </w:t>
            </w:r>
            <w:r w:rsidDel="00000000" w:rsidR="00000000" w:rsidRPr="00000000">
              <w:rPr>
                <w:sz w:val="20"/>
                <w:szCs w:val="20"/>
                <w:rtl w:val="0"/>
              </w:rPr>
              <w:t xml:space="preserve">(URL: </w:t>
            </w:r>
            <w:hyperlink r:id="rId22">
              <w:r w:rsidDel="00000000" w:rsidR="00000000" w:rsidRPr="00000000">
                <w:rPr>
                  <w:color w:val="0000ff"/>
                  <w:sz w:val="20"/>
                  <w:szCs w:val="20"/>
                  <w:u w:val="single"/>
                  <w:rtl w:val="0"/>
                </w:rPr>
                <w:t xml:space="preserve">https://www.youtube.com/watch?v=wULIEdIahzE</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1A">
            <w:pPr>
              <w:rPr>
                <w:color w:val="000000"/>
                <w:sz w:val="20"/>
                <w:szCs w:val="20"/>
              </w:rPr>
            </w:pPr>
            <w:r w:rsidDel="00000000" w:rsidR="00000000" w:rsidRPr="00000000">
              <w:rPr>
                <w:color w:val="000000"/>
                <w:sz w:val="20"/>
                <w:szCs w:val="20"/>
                <w:rtl w:val="0"/>
              </w:rPr>
              <w:t xml:space="preserve">Operaciones básicas para el manejo en máquina plana una aguja Paso 6 Bolsillo de ribete doble </w:t>
            </w:r>
            <w:r w:rsidDel="00000000" w:rsidR="00000000" w:rsidRPr="00000000">
              <w:rPr>
                <w:sz w:val="20"/>
                <w:szCs w:val="20"/>
                <w:rtl w:val="0"/>
              </w:rPr>
              <w:t xml:space="preserve">(URL:</w:t>
            </w:r>
            <w:hyperlink r:id="rId23">
              <w:r w:rsidDel="00000000" w:rsidR="00000000" w:rsidRPr="00000000">
                <w:rPr>
                  <w:color w:val="0000ff"/>
                  <w:sz w:val="20"/>
                  <w:szCs w:val="20"/>
                  <w:u w:val="single"/>
                  <w:rtl w:val="0"/>
                </w:rPr>
                <w:t xml:space="preserve">https://www.youtube.com/watch?v=4kT8atODsIQ</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color w:val="000000"/>
                <w:sz w:val="20"/>
                <w:szCs w:val="20"/>
                <w:rtl w:val="0"/>
              </w:rPr>
              <w:t xml:space="preserve">Operaciones básicas para el manejo en máquina plana una aguja Paso 7 Coser pechera sencilla</w:t>
            </w:r>
            <w:commentRangeEnd w:id="12"/>
            <w:r w:rsidDel="00000000" w:rsidR="00000000" w:rsidRPr="00000000">
              <w:commentReference w:id="12"/>
            </w:r>
            <w:r w:rsidDel="00000000" w:rsidR="00000000" w:rsidRPr="00000000">
              <w:rPr>
                <w:color w:val="000000"/>
                <w:sz w:val="20"/>
                <w:szCs w:val="20"/>
                <w:rtl w:val="0"/>
              </w:rPr>
              <w:t xml:space="preserve"> </w:t>
            </w:r>
            <w:r w:rsidDel="00000000" w:rsidR="00000000" w:rsidRPr="00000000">
              <w:rPr>
                <w:sz w:val="20"/>
                <w:szCs w:val="20"/>
                <w:rtl w:val="0"/>
              </w:rPr>
              <w:t xml:space="preserve">(URL: </w:t>
            </w:r>
            <w:hyperlink r:id="rId24">
              <w:r w:rsidDel="00000000" w:rsidR="00000000" w:rsidRPr="00000000">
                <w:rPr>
                  <w:color w:val="0000ff"/>
                  <w:sz w:val="20"/>
                  <w:szCs w:val="20"/>
                  <w:u w:val="single"/>
                  <w:rtl w:val="0"/>
                </w:rPr>
                <w:t xml:space="preserve">https://www.youtube.com/watch?v=V8PrD9bgvb8</w:t>
              </w:r>
            </w:hyperlink>
            <w:r w:rsidDel="00000000" w:rsidR="00000000" w:rsidRPr="00000000">
              <w:rPr>
                <w:sz w:val="20"/>
                <w:szCs w:val="20"/>
                <w:rtl w:val="0"/>
              </w:rPr>
              <w:t xml:space="preserve">   )</w:t>
            </w:r>
          </w:p>
        </w:tc>
      </w:tr>
    </w:tbl>
    <w:p w:rsidR="00000000" w:rsidDel="00000000" w:rsidP="00000000" w:rsidRDefault="00000000" w:rsidRPr="00000000" w14:paraId="0000011C">
      <w:pPr>
        <w:keepNext w:val="1"/>
        <w:keepLines w:val="1"/>
        <w:pBdr>
          <w:top w:space="0" w:sz="0" w:val="nil"/>
          <w:left w:space="0" w:sz="0" w:val="nil"/>
          <w:bottom w:space="0" w:sz="0" w:val="nil"/>
          <w:right w:space="0" w:sz="0" w:val="nil"/>
          <w:between w:space="0" w:sz="0" w:val="nil"/>
        </w:pBdr>
        <w:spacing w:line="360" w:lineRule="auto"/>
        <w:ind w:left="720" w:firstLine="0"/>
        <w:rPr>
          <w:b w:val="1"/>
          <w:color w:val="000000"/>
          <w:sz w:val="20"/>
          <w:szCs w:val="20"/>
        </w:rPr>
      </w:pPr>
      <w:r w:rsidDel="00000000" w:rsidR="00000000" w:rsidRPr="00000000">
        <w:rPr>
          <w:rtl w:val="0"/>
        </w:rPr>
      </w:r>
    </w:p>
    <w:p w:rsidR="00000000" w:rsidDel="00000000" w:rsidP="00000000" w:rsidRDefault="00000000" w:rsidRPr="00000000" w14:paraId="0000011D">
      <w:pPr>
        <w:spacing w:line="360" w:lineRule="auto"/>
        <w:jc w:val="both"/>
        <w:rPr>
          <w:sz w:val="20"/>
          <w:szCs w:val="20"/>
        </w:rPr>
      </w:pPr>
      <w:sdt>
        <w:sdtPr>
          <w:tag w:val="goog_rdk_14"/>
        </w:sdtPr>
        <w:sdtContent>
          <w:commentRangeStart w:id="14"/>
        </w:sdtContent>
      </w:sdt>
      <w:r w:rsidDel="00000000" w:rsidR="00000000" w:rsidRPr="00000000">
        <w:rPr>
          <w:sz w:val="20"/>
          <w:szCs w:val="20"/>
          <w:rtl w:val="0"/>
        </w:rPr>
        <w:t xml:space="preserve">Para llevar a cabo la ejecución de labores cuando se fabrica una prenda, en este caso; la camisa, se realiza mediante un paso a paso por operación y con tiempos establecidos, a este proceso se le denomina </w:t>
      </w:r>
      <w:r w:rsidDel="00000000" w:rsidR="00000000" w:rsidRPr="00000000">
        <w:rPr>
          <w:b w:val="1"/>
          <w:sz w:val="20"/>
          <w:szCs w:val="20"/>
          <w:rtl w:val="0"/>
        </w:rPr>
        <w:t xml:space="preserve">orden operacional.</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1E">
      <w:pPr>
        <w:spacing w:line="360" w:lineRule="auto"/>
        <w:jc w:val="both"/>
        <w:rPr>
          <w:sz w:val="20"/>
          <w:szCs w:val="20"/>
        </w:rPr>
      </w:pPr>
      <w:r w:rsidDel="00000000" w:rsidR="00000000" w:rsidRPr="00000000">
        <w:rPr>
          <w:rtl w:val="0"/>
        </w:rPr>
      </w:r>
    </w:p>
    <w:p w:rsidR="00000000" w:rsidDel="00000000" w:rsidP="00000000" w:rsidRDefault="00000000" w:rsidRPr="00000000" w14:paraId="0000011F">
      <w:pPr>
        <w:spacing w:line="360" w:lineRule="auto"/>
        <w:jc w:val="both"/>
        <w:rPr>
          <w:sz w:val="20"/>
          <w:szCs w:val="20"/>
        </w:rPr>
      </w:pPr>
      <w:r w:rsidDel="00000000" w:rsidR="00000000" w:rsidRPr="00000000">
        <w:rPr>
          <w:sz w:val="20"/>
          <w:szCs w:val="20"/>
          <w:rtl w:val="0"/>
        </w:rPr>
        <w:t xml:space="preserve">Las operaciones corresponden al ensamble de una de las piezas, partes o detalles que componen una prenda, la finalidad es poder tener el ensamble de pieza por pieza, para que al final pueda unirse cada una de las piezas y tener la prenda completa.</w:t>
      </w:r>
    </w:p>
    <w:p w:rsidR="00000000" w:rsidDel="00000000" w:rsidP="00000000" w:rsidRDefault="00000000" w:rsidRPr="00000000" w14:paraId="00000120">
      <w:pPr>
        <w:spacing w:line="360" w:lineRule="auto"/>
        <w:jc w:val="both"/>
        <w:rPr>
          <w:sz w:val="20"/>
          <w:szCs w:val="20"/>
        </w:rPr>
      </w:pPr>
      <w:r w:rsidDel="00000000" w:rsidR="00000000" w:rsidRPr="00000000">
        <w:rPr>
          <w:rtl w:val="0"/>
        </w:rPr>
      </w:r>
    </w:p>
    <w:p w:rsidR="00000000" w:rsidDel="00000000" w:rsidP="00000000" w:rsidRDefault="00000000" w:rsidRPr="00000000" w14:paraId="00000121">
      <w:pPr>
        <w:spacing w:line="360" w:lineRule="auto"/>
        <w:jc w:val="both"/>
        <w:rPr>
          <w:sz w:val="20"/>
          <w:szCs w:val="20"/>
        </w:rPr>
      </w:pPr>
      <w:r w:rsidDel="00000000" w:rsidR="00000000" w:rsidRPr="00000000">
        <w:rPr>
          <w:sz w:val="20"/>
          <w:szCs w:val="20"/>
          <w:rtl w:val="0"/>
        </w:rPr>
        <w:t xml:space="preserve">Cada empresa implementa su propia ruta o modelos de fichas de orden operacional y dependerá de los lineamientos que se establecen desde producción, a continuación, se muestran algunos ejemplos de orden operacional de algunas prendas, en las figuras 7 y 8.</w:t>
      </w:r>
    </w:p>
    <w:p w:rsidR="00000000" w:rsidDel="00000000" w:rsidP="00000000" w:rsidRDefault="00000000" w:rsidRPr="00000000" w14:paraId="00000122">
      <w:pPr>
        <w:spacing w:line="360" w:lineRule="auto"/>
        <w:jc w:val="both"/>
        <w:rPr>
          <w:sz w:val="20"/>
          <w:szCs w:val="20"/>
        </w:rPr>
      </w:pPr>
      <w:r w:rsidDel="00000000" w:rsidR="00000000" w:rsidRPr="00000000">
        <w:rPr>
          <w:rtl w:val="0"/>
        </w:rPr>
      </w:r>
    </w:p>
    <w:p w:rsidR="00000000" w:rsidDel="00000000" w:rsidP="00000000" w:rsidRDefault="00000000" w:rsidRPr="00000000" w14:paraId="00000123">
      <w:pPr>
        <w:spacing w:line="360" w:lineRule="auto"/>
        <w:jc w:val="both"/>
        <w:rPr>
          <w:sz w:val="20"/>
          <w:szCs w:val="20"/>
        </w:rPr>
      </w:pPr>
      <w:r w:rsidDel="00000000" w:rsidR="00000000" w:rsidRPr="00000000">
        <w:rPr>
          <w:rtl w:val="0"/>
        </w:rPr>
      </w:r>
    </w:p>
    <w:p w:rsidR="00000000" w:rsidDel="00000000" w:rsidP="00000000" w:rsidRDefault="00000000" w:rsidRPr="00000000" w14:paraId="00000124">
      <w:pPr>
        <w:spacing w:line="360" w:lineRule="auto"/>
        <w:jc w:val="both"/>
        <w:rPr>
          <w:sz w:val="20"/>
          <w:szCs w:val="20"/>
        </w:rPr>
      </w:pPr>
      <w:r w:rsidDel="00000000" w:rsidR="00000000" w:rsidRPr="00000000">
        <w:rPr>
          <w:rtl w:val="0"/>
        </w:rPr>
      </w:r>
    </w:p>
    <w:p w:rsidR="00000000" w:rsidDel="00000000" w:rsidP="00000000" w:rsidRDefault="00000000" w:rsidRPr="00000000" w14:paraId="00000125">
      <w:pPr>
        <w:spacing w:line="240" w:lineRule="auto"/>
        <w:ind w:left="1440" w:firstLine="0"/>
        <w:rPr>
          <w:sz w:val="20"/>
          <w:szCs w:val="20"/>
        </w:rPr>
      </w:pPr>
      <w:r w:rsidDel="00000000" w:rsidR="00000000" w:rsidRPr="00000000">
        <w:rPr>
          <w:b w:val="1"/>
          <w:sz w:val="20"/>
          <w:szCs w:val="20"/>
          <w:rtl w:val="0"/>
        </w:rPr>
        <w:t xml:space="preserve">       Figura 7</w:t>
      </w:r>
      <w:r w:rsidDel="00000000" w:rsidR="00000000" w:rsidRPr="00000000">
        <w:rPr>
          <w:rtl w:val="0"/>
        </w:rPr>
      </w:r>
    </w:p>
    <w:p w:rsidR="00000000" w:rsidDel="00000000" w:rsidP="00000000" w:rsidRDefault="00000000" w:rsidRPr="00000000" w14:paraId="00000126">
      <w:pPr>
        <w:spacing w:line="240" w:lineRule="auto"/>
        <w:ind w:left="1440" w:firstLine="0"/>
        <w:rPr>
          <w:i w:val="1"/>
          <w:sz w:val="20"/>
          <w:szCs w:val="20"/>
        </w:rPr>
      </w:pPr>
      <w:r w:rsidDel="00000000" w:rsidR="00000000" w:rsidRPr="00000000">
        <w:rPr>
          <w:i w:val="1"/>
          <w:sz w:val="20"/>
          <w:szCs w:val="20"/>
          <w:rtl w:val="0"/>
        </w:rPr>
        <w:t xml:space="preserve">      Orden operacional de camisa</w:t>
      </w:r>
    </w:p>
    <w:p w:rsidR="00000000" w:rsidDel="00000000" w:rsidP="00000000" w:rsidRDefault="00000000" w:rsidRPr="00000000" w14:paraId="00000127">
      <w:pPr>
        <w:spacing w:line="240" w:lineRule="auto"/>
        <w:jc w:val="center"/>
        <w:rPr>
          <w:sz w:val="20"/>
          <w:szCs w:val="20"/>
        </w:rPr>
      </w:pPr>
      <w:r w:rsidDel="00000000" w:rsidR="00000000" w:rsidRPr="00000000">
        <w:rPr/>
        <w:drawing>
          <wp:inline distB="0" distT="0" distL="114300" distR="114300">
            <wp:extent cx="3990975" cy="2867513"/>
            <wp:effectExtent b="0" l="0" r="0" t="0"/>
            <wp:docPr descr="https://ayelenpellegrino.files.wordpress.com/2011/01/13-diagrama-de-operaciones.jpg" id="1208723174" name="image18.jpg"/>
            <a:graphic>
              <a:graphicData uri="http://schemas.openxmlformats.org/drawingml/2006/picture">
                <pic:pic>
                  <pic:nvPicPr>
                    <pic:cNvPr descr="https://ayelenpellegrino.files.wordpress.com/2011/01/13-diagrama-de-operaciones.jpg" id="0" name="image18.jpg"/>
                    <pic:cNvPicPr preferRelativeResize="0"/>
                  </pic:nvPicPr>
                  <pic:blipFill>
                    <a:blip r:embed="rId25"/>
                    <a:srcRect b="0" l="0" r="0" t="0"/>
                    <a:stretch>
                      <a:fillRect/>
                    </a:stretch>
                  </pic:blipFill>
                  <pic:spPr>
                    <a:xfrm>
                      <a:off x="0" y="0"/>
                      <a:ext cx="3990975" cy="286751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40" w:lineRule="auto"/>
        <w:ind w:left="720" w:firstLine="720"/>
        <w:rPr>
          <w:color w:val="0000ff"/>
          <w:sz w:val="20"/>
          <w:szCs w:val="20"/>
          <w:u w:val="single"/>
        </w:rPr>
      </w:pPr>
      <w:r w:rsidDel="00000000" w:rsidR="00000000" w:rsidRPr="00000000">
        <w:rPr>
          <w:sz w:val="20"/>
          <w:szCs w:val="20"/>
          <w:rtl w:val="0"/>
        </w:rPr>
        <w:t xml:space="preserve">       Nota. Pellegrino (2011). </w:t>
      </w:r>
      <w:r w:rsidDel="00000000" w:rsidR="00000000" w:rsidRPr="00000000">
        <w:rPr>
          <w:rtl w:val="0"/>
        </w:rPr>
      </w:r>
    </w:p>
    <w:p w:rsidR="00000000" w:rsidDel="00000000" w:rsidP="00000000" w:rsidRDefault="00000000" w:rsidRPr="00000000" w14:paraId="00000129">
      <w:pPr>
        <w:spacing w:line="240" w:lineRule="auto"/>
        <w:jc w:val="center"/>
        <w:rPr>
          <w:sz w:val="20"/>
          <w:szCs w:val="20"/>
        </w:rPr>
      </w:pPr>
      <w:r w:rsidDel="00000000" w:rsidR="00000000" w:rsidRPr="00000000">
        <w:rPr>
          <w:rtl w:val="0"/>
        </w:rPr>
      </w:r>
    </w:p>
    <w:p w:rsidR="00000000" w:rsidDel="00000000" w:rsidP="00000000" w:rsidRDefault="00000000" w:rsidRPr="00000000" w14:paraId="0000012A">
      <w:pPr>
        <w:spacing w:line="240"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2B">
      <w:pPr>
        <w:spacing w:line="240" w:lineRule="auto"/>
        <w:ind w:left="2160" w:firstLine="0"/>
        <w:rPr>
          <w:sz w:val="20"/>
          <w:szCs w:val="20"/>
        </w:rPr>
      </w:pPr>
      <w:r w:rsidDel="00000000" w:rsidR="00000000" w:rsidRPr="00000000">
        <w:rPr>
          <w:b w:val="1"/>
          <w:i w:val="1"/>
          <w:sz w:val="20"/>
          <w:szCs w:val="20"/>
          <w:rtl w:val="0"/>
        </w:rPr>
        <w:t xml:space="preserve">       Figura 8.</w:t>
      </w:r>
      <w:r w:rsidDel="00000000" w:rsidR="00000000" w:rsidRPr="00000000">
        <w:rPr>
          <w:rtl w:val="0"/>
        </w:rPr>
      </w:r>
    </w:p>
    <w:p w:rsidR="00000000" w:rsidDel="00000000" w:rsidP="00000000" w:rsidRDefault="00000000" w:rsidRPr="00000000" w14:paraId="0000012C">
      <w:pPr>
        <w:spacing w:line="240" w:lineRule="auto"/>
        <w:ind w:left="2160" w:firstLine="0"/>
        <w:rPr>
          <w:sz w:val="20"/>
          <w:szCs w:val="20"/>
        </w:rPr>
      </w:pPr>
      <w:r w:rsidDel="00000000" w:rsidR="00000000" w:rsidRPr="00000000">
        <w:rPr>
          <w:sz w:val="20"/>
          <w:szCs w:val="20"/>
          <w:rtl w:val="0"/>
        </w:rPr>
        <w:t xml:space="preserve">       Orden operacional de blusa</w:t>
      </w:r>
    </w:p>
    <w:p w:rsidR="00000000" w:rsidDel="00000000" w:rsidP="00000000" w:rsidRDefault="00000000" w:rsidRPr="00000000" w14:paraId="0000012D">
      <w:pPr>
        <w:spacing w:line="240" w:lineRule="auto"/>
        <w:jc w:val="center"/>
        <w:rPr>
          <w:sz w:val="20"/>
          <w:szCs w:val="20"/>
        </w:rPr>
      </w:pPr>
      <w:r w:rsidDel="00000000" w:rsidR="00000000" w:rsidRPr="00000000">
        <w:rPr/>
        <w:drawing>
          <wp:inline distB="0" distT="0" distL="114300" distR="114300">
            <wp:extent cx="4002178" cy="2726545"/>
            <wp:effectExtent b="0" l="0" r="0" t="0"/>
            <wp:docPr descr="https://ayelenpellegrino.files.wordpress.com/2011/01/20-secuencia-de-operaciones-1.jpg" id="1208723173" name="image26.jpg"/>
            <a:graphic>
              <a:graphicData uri="http://schemas.openxmlformats.org/drawingml/2006/picture">
                <pic:pic>
                  <pic:nvPicPr>
                    <pic:cNvPr descr="https://ayelenpellegrino.files.wordpress.com/2011/01/20-secuencia-de-operaciones-1.jpg" id="0" name="image26.jpg"/>
                    <pic:cNvPicPr preferRelativeResize="0"/>
                  </pic:nvPicPr>
                  <pic:blipFill>
                    <a:blip r:embed="rId26"/>
                    <a:srcRect b="0" l="0" r="0" t="0"/>
                    <a:stretch>
                      <a:fillRect/>
                    </a:stretch>
                  </pic:blipFill>
                  <pic:spPr>
                    <a:xfrm>
                      <a:off x="0" y="0"/>
                      <a:ext cx="4002178" cy="272654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color w:val="0000ff"/>
          <w:sz w:val="20"/>
          <w:szCs w:val="20"/>
          <w:u w:val="single"/>
        </w:rPr>
      </w:pPr>
      <w:r w:rsidDel="00000000" w:rsidR="00000000" w:rsidRPr="00000000">
        <w:rPr>
          <w:sz w:val="20"/>
          <w:szCs w:val="20"/>
          <w:rtl w:val="0"/>
        </w:rPr>
        <w:t xml:space="preserve">  </w:t>
        <w:tab/>
        <w:tab/>
        <w:tab/>
        <w:t xml:space="preserve">       Nota. Pellegrino (2011). </w:t>
      </w:r>
      <w:r w:rsidDel="00000000" w:rsidR="00000000" w:rsidRPr="00000000">
        <w:rPr>
          <w:rtl w:val="0"/>
        </w:rPr>
      </w:r>
    </w:p>
    <w:p w:rsidR="00000000" w:rsidDel="00000000" w:rsidP="00000000" w:rsidRDefault="00000000" w:rsidRPr="00000000" w14:paraId="0000012F">
      <w:pPr>
        <w:spacing w:line="240" w:lineRule="auto"/>
        <w:jc w:val="center"/>
        <w:rPr>
          <w:sz w:val="20"/>
          <w:szCs w:val="20"/>
        </w:rPr>
      </w:pPr>
      <w:r w:rsidDel="00000000" w:rsidR="00000000" w:rsidRPr="00000000">
        <w:rPr>
          <w:rtl w:val="0"/>
        </w:rPr>
      </w:r>
    </w:p>
    <w:p w:rsidR="00000000" w:rsidDel="00000000" w:rsidP="00000000" w:rsidRDefault="00000000" w:rsidRPr="00000000" w14:paraId="00000130">
      <w:pPr>
        <w:spacing w:line="360" w:lineRule="auto"/>
        <w:rPr>
          <w:sz w:val="20"/>
          <w:szCs w:val="20"/>
        </w:rPr>
      </w:pPr>
      <w:r w:rsidDel="00000000" w:rsidR="00000000" w:rsidRPr="00000000">
        <w:rPr>
          <w:rtl w:val="0"/>
        </w:rPr>
      </w:r>
    </w:p>
    <w:p w:rsidR="00000000" w:rsidDel="00000000" w:rsidP="00000000" w:rsidRDefault="00000000" w:rsidRPr="00000000" w14:paraId="00000131">
      <w:pPr>
        <w:spacing w:line="360" w:lineRule="auto"/>
        <w:jc w:val="both"/>
        <w:rPr>
          <w:color w:val="ff0000"/>
          <w:sz w:val="20"/>
          <w:szCs w:val="20"/>
        </w:rPr>
      </w:pPr>
      <w:r w:rsidDel="00000000" w:rsidR="00000000" w:rsidRPr="00000000">
        <w:rPr>
          <w:sz w:val="20"/>
          <w:szCs w:val="20"/>
          <w:rtl w:val="0"/>
        </w:rPr>
        <w:t xml:space="preserve">Como se puede observar en las dos figuras anteriores, aunque son fichas distintas comparten las indicaciones en cada proceso a desarrollar dentro de la confección.  Como material para este componente se puede visualizar una ficha de orden operacional que puede ser tenida en cuenta para ejercicios futuros por parte del aprendiz, </w:t>
      </w:r>
      <w:r w:rsidDel="00000000" w:rsidR="00000000" w:rsidRPr="00000000">
        <w:rPr>
          <w:color w:val="ff0000"/>
          <w:sz w:val="20"/>
          <w:szCs w:val="20"/>
          <w:rtl w:val="0"/>
        </w:rPr>
        <w:t xml:space="preserve">revísela a continuación:</w:t>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132">
            <w:pPr>
              <w:jc w:val="center"/>
              <w:rPr>
                <w:sz w:val="20"/>
                <w:szCs w:val="20"/>
              </w:rPr>
            </w:pPr>
            <w:r w:rsidDel="00000000" w:rsidR="00000000" w:rsidRPr="00000000">
              <w:rPr>
                <w:sz w:val="20"/>
                <w:szCs w:val="20"/>
                <w:highlight w:val="yellow"/>
                <w:rtl w:val="0"/>
              </w:rPr>
              <w:t xml:space="preserve">LLAMADO A LA ACCIÓN</w:t>
            </w:r>
            <w:r w:rsidDel="00000000" w:rsidR="00000000" w:rsidRPr="00000000">
              <w:rPr>
                <w:rtl w:val="0"/>
              </w:rPr>
            </w:r>
          </w:p>
          <w:p w:rsidR="00000000" w:rsidDel="00000000" w:rsidP="00000000" w:rsidRDefault="00000000" w:rsidRPr="00000000" w14:paraId="00000133">
            <w:pPr>
              <w:jc w:val="center"/>
              <w:rPr>
                <w:sz w:val="20"/>
                <w:szCs w:val="20"/>
              </w:rPr>
            </w:pPr>
            <w:r w:rsidDel="00000000" w:rsidR="00000000" w:rsidRPr="00000000">
              <w:rPr>
                <w:sz w:val="20"/>
                <w:szCs w:val="20"/>
                <w:rtl w:val="0"/>
              </w:rPr>
              <w:t xml:space="preserve">Anexo 3. Ficha técnica de orden operacional </w:t>
            </w:r>
            <w:sdt>
              <w:sdtPr>
                <w:tag w:val="goog_rdk_15"/>
              </w:sdtPr>
              <w:sdtContent>
                <w:commentRangeStart w:id="15"/>
              </w:sdtContent>
            </w:sdt>
            <w:r w:rsidDel="00000000" w:rsidR="00000000" w:rsidRPr="00000000">
              <w:rPr>
                <w:sz w:val="20"/>
                <w:szCs w:val="20"/>
                <w:rtl w:val="0"/>
              </w:rPr>
              <w:t xml:space="preserve">SENA</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34">
            <w:pPr>
              <w:jc w:val="center"/>
              <w:rPr>
                <w:sz w:val="20"/>
                <w:szCs w:val="20"/>
              </w:rPr>
            </w:pPr>
            <w:r w:rsidDel="00000000" w:rsidR="00000000" w:rsidRPr="00000000">
              <w:rPr>
                <w:sz w:val="20"/>
                <w:szCs w:val="20"/>
                <w:rtl w:val="0"/>
              </w:rPr>
              <w:t xml:space="preserve">Anexo 4. Ejemplos de fichas de orden operacional de empresa</w:t>
            </w:r>
          </w:p>
        </w:tc>
      </w:tr>
    </w:tbl>
    <w:p w:rsidR="00000000" w:rsidDel="00000000" w:rsidP="00000000" w:rsidRDefault="00000000" w:rsidRPr="00000000" w14:paraId="00000135">
      <w:pPr>
        <w:spacing w:line="360" w:lineRule="auto"/>
        <w:jc w:val="both"/>
        <w:rPr>
          <w:sz w:val="20"/>
          <w:szCs w:val="20"/>
        </w:rPr>
      </w:pPr>
      <w:r w:rsidDel="00000000" w:rsidR="00000000" w:rsidRPr="00000000">
        <w:rPr>
          <w:rtl w:val="0"/>
        </w:rPr>
      </w:r>
    </w:p>
    <w:p w:rsidR="00000000" w:rsidDel="00000000" w:rsidP="00000000" w:rsidRDefault="00000000" w:rsidRPr="00000000" w14:paraId="00000136">
      <w:pPr>
        <w:spacing w:line="360" w:lineRule="auto"/>
        <w:jc w:val="both"/>
        <w:rPr>
          <w:sz w:val="20"/>
          <w:szCs w:val="20"/>
        </w:rPr>
      </w:pPr>
      <w:r w:rsidDel="00000000" w:rsidR="00000000" w:rsidRPr="00000000">
        <w:rPr>
          <w:sz w:val="20"/>
          <w:szCs w:val="20"/>
          <w:rtl w:val="0"/>
        </w:rPr>
        <w:t xml:space="preserve">A su vez dentro de los procesos de confección hay procesos mecánicos y genéricos para el ensamble de prendas en cada una de las partes que la comprenden, por ello en el siguiente material  se hallarán los recursos necesarios para identificar, proceso en el paso a paso para ensamble de cremalleras, bolsillos, mangas, puños, dobladillos, entre otros, esta información puede ser de utilidad para comprender dichos procesos, claro está que cada planta de producción establece también el paso a paso que ayudados de máquinas especializadas agilizan este proceso, como siempre dependerá de cada empresa el establecer las rutas y los procesos. </w:t>
      </w:r>
    </w:p>
    <w:p w:rsidR="00000000" w:rsidDel="00000000" w:rsidP="00000000" w:rsidRDefault="00000000" w:rsidRPr="00000000" w14:paraId="00000137">
      <w:pPr>
        <w:spacing w:line="360" w:lineRule="auto"/>
        <w:rPr>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138">
            <w:pPr>
              <w:jc w:val="center"/>
              <w:rPr>
                <w:sz w:val="20"/>
                <w:szCs w:val="20"/>
              </w:rPr>
            </w:pPr>
            <w:r w:rsidDel="00000000" w:rsidR="00000000" w:rsidRPr="00000000">
              <w:rPr>
                <w:sz w:val="20"/>
                <w:szCs w:val="20"/>
                <w:highlight w:val="yellow"/>
                <w:rtl w:val="0"/>
              </w:rPr>
              <w:t xml:space="preserve">LLAMADO A LA ACCIÓN</w:t>
            </w:r>
            <w:r w:rsidDel="00000000" w:rsidR="00000000" w:rsidRPr="00000000">
              <w:rPr>
                <w:rtl w:val="0"/>
              </w:rPr>
            </w:r>
          </w:p>
          <w:p w:rsidR="00000000" w:rsidDel="00000000" w:rsidP="00000000" w:rsidRDefault="00000000" w:rsidRPr="00000000" w14:paraId="00000139">
            <w:pPr>
              <w:jc w:val="center"/>
              <w:rPr>
                <w:sz w:val="20"/>
                <w:szCs w:val="20"/>
              </w:rPr>
            </w:pPr>
            <w:r w:rsidDel="00000000" w:rsidR="00000000" w:rsidRPr="00000000">
              <w:rPr>
                <w:sz w:val="20"/>
                <w:szCs w:val="20"/>
                <w:rtl w:val="0"/>
              </w:rPr>
              <w:t xml:space="preserve">Anexo 5. Paso a paso en confección de </w:t>
            </w:r>
            <w:sdt>
              <w:sdtPr>
                <w:tag w:val="goog_rdk_16"/>
              </w:sdtPr>
              <w:sdtContent>
                <w:commentRangeStart w:id="16"/>
              </w:sdtContent>
            </w:sdt>
            <w:r w:rsidDel="00000000" w:rsidR="00000000" w:rsidRPr="00000000">
              <w:rPr>
                <w:sz w:val="20"/>
                <w:szCs w:val="20"/>
                <w:rtl w:val="0"/>
              </w:rPr>
              <w:t xml:space="preserve">complementos</w:t>
            </w:r>
            <w:commentRangeEnd w:id="16"/>
            <w:r w:rsidDel="00000000" w:rsidR="00000000" w:rsidRPr="00000000">
              <w:commentReference w:id="16"/>
            </w:r>
            <w:r w:rsidDel="00000000" w:rsidR="00000000" w:rsidRPr="00000000">
              <w:rPr>
                <w:sz w:val="20"/>
                <w:szCs w:val="20"/>
                <w:rtl w:val="0"/>
              </w:rPr>
              <w:t xml:space="preserve">.</w:t>
            </w:r>
          </w:p>
        </w:tc>
      </w:tr>
    </w:tbl>
    <w:p w:rsidR="00000000" w:rsidDel="00000000" w:rsidP="00000000" w:rsidRDefault="00000000" w:rsidRPr="00000000" w14:paraId="0000013A">
      <w:pPr>
        <w:spacing w:line="360" w:lineRule="auto"/>
        <w:rPr>
          <w:sz w:val="20"/>
          <w:szCs w:val="20"/>
        </w:rPr>
      </w:pPr>
      <w:r w:rsidDel="00000000" w:rsidR="00000000" w:rsidRPr="00000000">
        <w:rPr>
          <w:rtl w:val="0"/>
        </w:rPr>
      </w:r>
    </w:p>
    <w:p w:rsidR="00000000" w:rsidDel="00000000" w:rsidP="00000000" w:rsidRDefault="00000000" w:rsidRPr="00000000" w14:paraId="0000013B">
      <w:pPr>
        <w:spacing w:line="360" w:lineRule="auto"/>
        <w:rPr>
          <w:sz w:val="20"/>
          <w:szCs w:val="20"/>
        </w:rPr>
      </w:pPr>
      <w:r w:rsidDel="00000000" w:rsidR="00000000" w:rsidRPr="00000000">
        <w:rPr>
          <w:sz w:val="20"/>
          <w:szCs w:val="20"/>
          <w:rtl w:val="0"/>
        </w:rPr>
        <w:t xml:space="preserve">Para el desarrollo de la ruta operacional en confección de camisa se irán haciendo una serie de ejercicios con diferentes ejemplos trazos, cortes, formas, que al final permitirán el ensamble de la camisa:</w:t>
      </w:r>
    </w:p>
    <w:p w:rsidR="00000000" w:rsidDel="00000000" w:rsidP="00000000" w:rsidRDefault="00000000" w:rsidRPr="00000000" w14:paraId="0000013C">
      <w:pPr>
        <w:spacing w:line="360" w:lineRule="auto"/>
        <w:ind w:firstLine="720"/>
        <w:rPr>
          <w:b w:val="1"/>
          <w:sz w:val="20"/>
          <w:szCs w:val="20"/>
        </w:rPr>
      </w:pPr>
      <w:r w:rsidDel="00000000" w:rsidR="00000000" w:rsidRPr="00000000">
        <w:rPr>
          <w:rtl w:val="0"/>
        </w:rPr>
      </w:r>
    </w:p>
    <w:p w:rsidR="00000000" w:rsidDel="00000000" w:rsidP="00000000" w:rsidRDefault="00000000" w:rsidRPr="00000000" w14:paraId="0000013D">
      <w:pPr>
        <w:spacing w:line="360" w:lineRule="auto"/>
        <w:ind w:firstLine="720"/>
        <w:rPr>
          <w:b w:val="1"/>
          <w:sz w:val="20"/>
          <w:szCs w:val="20"/>
        </w:rPr>
      </w:pPr>
      <w:r w:rsidDel="00000000" w:rsidR="00000000" w:rsidRPr="00000000">
        <w:rPr>
          <w:rtl w:val="0"/>
        </w:rPr>
      </w:r>
    </w:p>
    <w:p w:rsidR="00000000" w:rsidDel="00000000" w:rsidP="00000000" w:rsidRDefault="00000000" w:rsidRPr="00000000" w14:paraId="0000013E">
      <w:pPr>
        <w:spacing w:line="360" w:lineRule="auto"/>
        <w:ind w:firstLine="72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3F">
      <w:pPr>
        <w:numPr>
          <w:ilvl w:val="1"/>
          <w:numId w:val="6"/>
        </w:numPr>
        <w:pBdr>
          <w:top w:space="0" w:sz="0" w:val="nil"/>
          <w:left w:space="0" w:sz="0" w:val="nil"/>
          <w:bottom w:space="0" w:sz="0" w:val="nil"/>
          <w:right w:space="0" w:sz="0" w:val="nil"/>
          <w:between w:space="0" w:sz="0" w:val="nil"/>
        </w:pBdr>
        <w:spacing w:line="360" w:lineRule="auto"/>
        <w:ind w:left="360" w:hanging="360"/>
        <w:rPr>
          <w:b w:val="1"/>
          <w:color w:val="000000"/>
          <w:sz w:val="20"/>
          <w:szCs w:val="20"/>
        </w:rPr>
      </w:pPr>
      <w:sdt>
        <w:sdtPr>
          <w:tag w:val="goog_rdk_17"/>
        </w:sdtPr>
        <w:sdtContent>
          <w:commentRangeStart w:id="17"/>
        </w:sdtContent>
      </w:sdt>
      <w:r w:rsidDel="00000000" w:rsidR="00000000" w:rsidRPr="00000000">
        <w:rPr>
          <w:b w:val="1"/>
          <w:color w:val="000000"/>
          <w:sz w:val="20"/>
          <w:szCs w:val="20"/>
          <w:rtl w:val="0"/>
        </w:rPr>
        <w:t xml:space="preserve">Orden operacional de confección de </w:t>
      </w:r>
      <w:sdt>
        <w:sdtPr>
          <w:tag w:val="goog_rdk_18"/>
        </w:sdtPr>
        <w:sdtContent>
          <w:commentRangeStart w:id="18"/>
        </w:sdtContent>
      </w:sdt>
      <w:sdt>
        <w:sdtPr>
          <w:tag w:val="goog_rdk_19"/>
        </w:sdtPr>
        <w:sdtContent>
          <w:commentRangeStart w:id="19"/>
        </w:sdtContent>
      </w:sdt>
      <w:r w:rsidDel="00000000" w:rsidR="00000000" w:rsidRPr="00000000">
        <w:rPr>
          <w:b w:val="1"/>
          <w:color w:val="000000"/>
          <w:sz w:val="20"/>
          <w:szCs w:val="20"/>
          <w:rtl w:val="0"/>
        </w:rPr>
        <w:t xml:space="preserve">camisa</w:t>
      </w:r>
      <w:commentRangeEnd w:id="18"/>
      <w:r w:rsidDel="00000000" w:rsidR="00000000" w:rsidRPr="00000000">
        <w:commentReference w:id="18"/>
      </w:r>
      <w:commentRangeEnd w:id="19"/>
      <w:r w:rsidDel="00000000" w:rsidR="00000000" w:rsidRPr="00000000">
        <w:commentReference w:id="19"/>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40">
      <w:pPr>
        <w:spacing w:line="360" w:lineRule="auto"/>
        <w:ind w:left="284" w:firstLine="0"/>
        <w:rPr>
          <w:b w:val="1"/>
          <w:sz w:val="20"/>
          <w:szCs w:val="20"/>
        </w:rPr>
      </w:pPr>
      <w:r w:rsidDel="00000000" w:rsidR="00000000" w:rsidRPr="00000000">
        <w:rPr>
          <w:b w:val="1"/>
          <w:color w:val="980000"/>
          <w:sz w:val="20"/>
          <w:szCs w:val="20"/>
          <w:rtl w:val="0"/>
        </w:rPr>
        <w:t xml:space="preserve">En la siguiente tabla se presenta detalladamente el proceso para la preparación de las piezas.</w:t>
      </w:r>
      <w:r w:rsidDel="00000000" w:rsidR="00000000" w:rsidRPr="00000000">
        <w:rPr>
          <w:rtl w:val="0"/>
        </w:rPr>
      </w:r>
    </w:p>
    <w:p w:rsidR="00000000" w:rsidDel="00000000" w:rsidP="00000000" w:rsidRDefault="00000000" w:rsidRPr="00000000" w14:paraId="00000141">
      <w:pPr>
        <w:spacing w:line="360" w:lineRule="auto"/>
        <w:ind w:left="284" w:firstLine="0"/>
        <w:rPr>
          <w:b w:val="1"/>
          <w:i w:val="1"/>
          <w:sz w:val="20"/>
          <w:szCs w:val="20"/>
        </w:rPr>
      </w:pPr>
      <w:r w:rsidDel="00000000" w:rsidR="00000000" w:rsidRPr="00000000">
        <w:rPr>
          <w:i w:val="1"/>
          <w:sz w:val="20"/>
          <w:szCs w:val="20"/>
          <w:rtl w:val="0"/>
        </w:rPr>
        <w:t xml:space="preserve">Orden operacional de confección de camisa</w:t>
      </w:r>
      <w:r w:rsidDel="00000000" w:rsidR="00000000" w:rsidRPr="00000000">
        <w:rPr>
          <w:rtl w:val="0"/>
        </w:rPr>
      </w:r>
    </w:p>
    <w:tbl>
      <w:tblPr>
        <w:tblStyle w:val="Table16"/>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8"/>
        <w:gridCol w:w="1997"/>
        <w:gridCol w:w="7273"/>
        <w:tblGridChange w:id="0">
          <w:tblGrid>
            <w:gridCol w:w="408"/>
            <w:gridCol w:w="1997"/>
            <w:gridCol w:w="7273"/>
          </w:tblGrid>
        </w:tblGridChange>
      </w:tblGrid>
      <w:tr>
        <w:trPr>
          <w:cantSplit w:val="0"/>
          <w:tblHeader w:val="0"/>
        </w:trPr>
        <w:tc>
          <w:tcPr>
            <w:gridSpan w:val="2"/>
          </w:tcPr>
          <w:p w:rsidR="00000000" w:rsidDel="00000000" w:rsidP="00000000" w:rsidRDefault="00000000" w:rsidRPr="00000000" w14:paraId="00000142">
            <w:pPr>
              <w:jc w:val="center"/>
              <w:rPr>
                <w:sz w:val="20"/>
                <w:szCs w:val="20"/>
              </w:rPr>
            </w:pPr>
            <w:r w:rsidDel="00000000" w:rsidR="00000000" w:rsidRPr="00000000">
              <w:rPr>
                <w:sz w:val="20"/>
                <w:szCs w:val="20"/>
                <w:rtl w:val="0"/>
              </w:rPr>
              <w:t xml:space="preserve">Preparación de las piezas</w:t>
            </w:r>
          </w:p>
        </w:tc>
        <w:tc>
          <w:tcPr/>
          <w:p w:rsidR="00000000" w:rsidDel="00000000" w:rsidP="00000000" w:rsidRDefault="00000000" w:rsidRPr="00000000" w14:paraId="00000144">
            <w:pPr>
              <w:jc w:val="center"/>
              <w:rPr>
                <w:sz w:val="20"/>
                <w:szCs w:val="20"/>
              </w:rPr>
            </w:pPr>
            <w:r w:rsidDel="00000000" w:rsidR="00000000" w:rsidRPr="00000000">
              <w:rPr>
                <w:sz w:val="20"/>
                <w:szCs w:val="20"/>
                <w:rtl w:val="0"/>
              </w:rPr>
              <w:t xml:space="preserve">Proceso de plantillado fusionado y prehormado</w:t>
            </w:r>
          </w:p>
        </w:tc>
      </w:tr>
      <w:tr>
        <w:trPr>
          <w:cantSplit w:val="0"/>
          <w:tblHeader w:val="0"/>
        </w:trPr>
        <w:tc>
          <w:tcPr>
            <w:vMerge w:val="restart"/>
          </w:tcPr>
          <w:p w:rsidR="00000000" w:rsidDel="00000000" w:rsidP="00000000" w:rsidRDefault="00000000" w:rsidRPr="00000000" w14:paraId="00000145">
            <w:pPr>
              <w:spacing w:line="360" w:lineRule="auto"/>
              <w:jc w:val="center"/>
              <w:rPr>
                <w:sz w:val="20"/>
                <w:szCs w:val="20"/>
              </w:rPr>
            </w:pPr>
            <w:r w:rsidDel="00000000" w:rsidR="00000000" w:rsidRPr="00000000">
              <w:rPr>
                <w:rtl w:val="0"/>
              </w:rPr>
            </w:r>
          </w:p>
          <w:p w:rsidR="00000000" w:rsidDel="00000000" w:rsidP="00000000" w:rsidRDefault="00000000" w:rsidRPr="00000000" w14:paraId="00000146">
            <w:pPr>
              <w:spacing w:line="360" w:lineRule="auto"/>
              <w:jc w:val="center"/>
              <w:rPr>
                <w:sz w:val="20"/>
                <w:szCs w:val="20"/>
              </w:rPr>
            </w:pPr>
            <w:r w:rsidDel="00000000" w:rsidR="00000000" w:rsidRPr="00000000">
              <w:rPr>
                <w:rtl w:val="0"/>
              </w:rPr>
            </w:r>
          </w:p>
          <w:p w:rsidR="00000000" w:rsidDel="00000000" w:rsidP="00000000" w:rsidRDefault="00000000" w:rsidRPr="00000000" w14:paraId="00000147">
            <w:pPr>
              <w:spacing w:line="360" w:lineRule="auto"/>
              <w:jc w:val="center"/>
              <w:rPr>
                <w:sz w:val="20"/>
                <w:szCs w:val="20"/>
              </w:rPr>
            </w:pPr>
            <w:r w:rsidDel="00000000" w:rsidR="00000000" w:rsidRPr="00000000">
              <w:rPr>
                <w:rtl w:val="0"/>
              </w:rPr>
            </w:r>
          </w:p>
          <w:p w:rsidR="00000000" w:rsidDel="00000000" w:rsidP="00000000" w:rsidRDefault="00000000" w:rsidRPr="00000000" w14:paraId="00000148">
            <w:pPr>
              <w:spacing w:line="360" w:lineRule="auto"/>
              <w:jc w:val="center"/>
              <w:rPr>
                <w:sz w:val="20"/>
                <w:szCs w:val="20"/>
              </w:rPr>
            </w:pPr>
            <w:r w:rsidDel="00000000" w:rsidR="00000000" w:rsidRPr="00000000">
              <w:rPr>
                <w:rtl w:val="0"/>
              </w:rPr>
            </w:r>
          </w:p>
          <w:p w:rsidR="00000000" w:rsidDel="00000000" w:rsidP="00000000" w:rsidRDefault="00000000" w:rsidRPr="00000000" w14:paraId="00000149">
            <w:pPr>
              <w:spacing w:line="360" w:lineRule="auto"/>
              <w:jc w:val="center"/>
              <w:rPr>
                <w:sz w:val="20"/>
                <w:szCs w:val="20"/>
              </w:rPr>
            </w:pPr>
            <w:r w:rsidDel="00000000" w:rsidR="00000000" w:rsidRPr="00000000">
              <w:rPr>
                <w:rtl w:val="0"/>
              </w:rPr>
            </w:r>
          </w:p>
          <w:p w:rsidR="00000000" w:rsidDel="00000000" w:rsidP="00000000" w:rsidRDefault="00000000" w:rsidRPr="00000000" w14:paraId="0000014A">
            <w:pPr>
              <w:spacing w:line="360" w:lineRule="auto"/>
              <w:jc w:val="center"/>
              <w:rPr>
                <w:sz w:val="20"/>
                <w:szCs w:val="20"/>
              </w:rPr>
            </w:pPr>
            <w:r w:rsidDel="00000000" w:rsidR="00000000" w:rsidRPr="00000000">
              <w:rPr>
                <w:rtl w:val="0"/>
              </w:rPr>
            </w:r>
          </w:p>
          <w:p w:rsidR="00000000" w:rsidDel="00000000" w:rsidP="00000000" w:rsidRDefault="00000000" w:rsidRPr="00000000" w14:paraId="0000014B">
            <w:pPr>
              <w:spacing w:line="360" w:lineRule="auto"/>
              <w:jc w:val="center"/>
              <w:rPr>
                <w:sz w:val="20"/>
                <w:szCs w:val="20"/>
              </w:rPr>
            </w:pPr>
            <w:r w:rsidDel="00000000" w:rsidR="00000000" w:rsidRPr="00000000">
              <w:rPr>
                <w:rtl w:val="0"/>
              </w:rPr>
            </w:r>
          </w:p>
          <w:p w:rsidR="00000000" w:rsidDel="00000000" w:rsidP="00000000" w:rsidRDefault="00000000" w:rsidRPr="00000000" w14:paraId="0000014C">
            <w:pPr>
              <w:spacing w:line="360" w:lineRule="auto"/>
              <w:jc w:val="center"/>
              <w:rPr>
                <w:sz w:val="20"/>
                <w:szCs w:val="20"/>
              </w:rPr>
            </w:pPr>
            <w:r w:rsidDel="00000000" w:rsidR="00000000" w:rsidRPr="00000000">
              <w:rPr>
                <w:rtl w:val="0"/>
              </w:rPr>
            </w:r>
          </w:p>
          <w:p w:rsidR="00000000" w:rsidDel="00000000" w:rsidP="00000000" w:rsidRDefault="00000000" w:rsidRPr="00000000" w14:paraId="0000014D">
            <w:pPr>
              <w:spacing w:line="360" w:lineRule="auto"/>
              <w:jc w:val="center"/>
              <w:rPr>
                <w:sz w:val="20"/>
                <w:szCs w:val="20"/>
              </w:rPr>
            </w:pPr>
            <w:r w:rsidDel="00000000" w:rsidR="00000000" w:rsidRPr="00000000">
              <w:rPr>
                <w:rtl w:val="0"/>
              </w:rPr>
            </w:r>
          </w:p>
          <w:p w:rsidR="00000000" w:rsidDel="00000000" w:rsidP="00000000" w:rsidRDefault="00000000" w:rsidRPr="00000000" w14:paraId="0000014E">
            <w:pPr>
              <w:spacing w:line="360" w:lineRule="auto"/>
              <w:jc w:val="center"/>
              <w:rPr>
                <w:sz w:val="20"/>
                <w:szCs w:val="20"/>
              </w:rPr>
            </w:pPr>
            <w:r w:rsidDel="00000000" w:rsidR="00000000" w:rsidRPr="00000000">
              <w:rPr>
                <w:rtl w:val="0"/>
              </w:rPr>
            </w:r>
          </w:p>
          <w:p w:rsidR="00000000" w:rsidDel="00000000" w:rsidP="00000000" w:rsidRDefault="00000000" w:rsidRPr="00000000" w14:paraId="0000014F">
            <w:pPr>
              <w:spacing w:line="360" w:lineRule="auto"/>
              <w:jc w:val="center"/>
              <w:rPr>
                <w:sz w:val="20"/>
                <w:szCs w:val="20"/>
              </w:rPr>
            </w:pPr>
            <w:r w:rsidDel="00000000" w:rsidR="00000000" w:rsidRPr="00000000">
              <w:rPr>
                <w:rtl w:val="0"/>
              </w:rPr>
            </w:r>
          </w:p>
          <w:p w:rsidR="00000000" w:rsidDel="00000000" w:rsidP="00000000" w:rsidRDefault="00000000" w:rsidRPr="00000000" w14:paraId="00000150">
            <w:pPr>
              <w:spacing w:line="360" w:lineRule="auto"/>
              <w:jc w:val="center"/>
              <w:rPr>
                <w:sz w:val="20"/>
                <w:szCs w:val="20"/>
              </w:rPr>
            </w:pPr>
            <w:r w:rsidDel="00000000" w:rsidR="00000000" w:rsidRPr="00000000">
              <w:rPr>
                <w:rtl w:val="0"/>
              </w:rPr>
            </w:r>
          </w:p>
          <w:p w:rsidR="00000000" w:rsidDel="00000000" w:rsidP="00000000" w:rsidRDefault="00000000" w:rsidRPr="00000000" w14:paraId="00000151">
            <w:pPr>
              <w:spacing w:line="360" w:lineRule="auto"/>
              <w:jc w:val="center"/>
              <w:rPr>
                <w:sz w:val="20"/>
                <w:szCs w:val="20"/>
              </w:rPr>
            </w:pPr>
            <w:r w:rsidDel="00000000" w:rsidR="00000000" w:rsidRPr="00000000">
              <w:rPr>
                <w:rtl w:val="0"/>
              </w:rPr>
            </w:r>
          </w:p>
          <w:p w:rsidR="00000000" w:rsidDel="00000000" w:rsidP="00000000" w:rsidRDefault="00000000" w:rsidRPr="00000000" w14:paraId="00000152">
            <w:pPr>
              <w:spacing w:line="360" w:lineRule="auto"/>
              <w:jc w:val="center"/>
              <w:rPr>
                <w:sz w:val="20"/>
                <w:szCs w:val="20"/>
              </w:rPr>
            </w:pPr>
            <w:r w:rsidDel="00000000" w:rsidR="00000000" w:rsidRPr="00000000">
              <w:rPr>
                <w:rtl w:val="0"/>
              </w:rPr>
            </w:r>
          </w:p>
          <w:p w:rsidR="00000000" w:rsidDel="00000000" w:rsidP="00000000" w:rsidRDefault="00000000" w:rsidRPr="00000000" w14:paraId="00000153">
            <w:pPr>
              <w:spacing w:line="360" w:lineRule="auto"/>
              <w:jc w:val="center"/>
              <w:rPr>
                <w:sz w:val="20"/>
                <w:szCs w:val="20"/>
              </w:rPr>
            </w:pPr>
            <w:r w:rsidDel="00000000" w:rsidR="00000000" w:rsidRPr="00000000">
              <w:rPr>
                <w:rtl w:val="0"/>
              </w:rPr>
            </w:r>
          </w:p>
          <w:p w:rsidR="00000000" w:rsidDel="00000000" w:rsidP="00000000" w:rsidRDefault="00000000" w:rsidRPr="00000000" w14:paraId="00000154">
            <w:pPr>
              <w:spacing w:line="360" w:lineRule="auto"/>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55">
            <w:pPr>
              <w:rPr>
                <w:sz w:val="20"/>
                <w:szCs w:val="20"/>
              </w:rPr>
            </w:pPr>
            <w:r w:rsidDel="00000000" w:rsidR="00000000" w:rsidRPr="00000000">
              <w:rPr>
                <w:rtl w:val="0"/>
              </w:rPr>
            </w:r>
          </w:p>
          <w:p w:rsidR="00000000" w:rsidDel="00000000" w:rsidP="00000000" w:rsidRDefault="00000000" w:rsidRPr="00000000" w14:paraId="00000156">
            <w:pPr>
              <w:rPr>
                <w:sz w:val="20"/>
                <w:szCs w:val="20"/>
              </w:rPr>
            </w:pPr>
            <w:r w:rsidDel="00000000" w:rsidR="00000000" w:rsidRPr="00000000">
              <w:rPr>
                <w:rtl w:val="0"/>
              </w:rPr>
            </w:r>
          </w:p>
          <w:p w:rsidR="00000000" w:rsidDel="00000000" w:rsidP="00000000" w:rsidRDefault="00000000" w:rsidRPr="00000000" w14:paraId="00000157">
            <w:pPr>
              <w:rPr>
                <w:sz w:val="20"/>
                <w:szCs w:val="20"/>
              </w:rPr>
            </w:pPr>
            <w:r w:rsidDel="00000000" w:rsidR="00000000" w:rsidRPr="00000000">
              <w:rPr>
                <w:rtl w:val="0"/>
              </w:rPr>
            </w:r>
          </w:p>
          <w:p w:rsidR="00000000" w:rsidDel="00000000" w:rsidP="00000000" w:rsidRDefault="00000000" w:rsidRPr="00000000" w14:paraId="00000158">
            <w:pPr>
              <w:rPr>
                <w:sz w:val="20"/>
                <w:szCs w:val="20"/>
              </w:rPr>
            </w:pPr>
            <w:r w:rsidDel="00000000" w:rsidR="00000000" w:rsidRPr="00000000">
              <w:rPr>
                <w:rtl w:val="0"/>
              </w:rPr>
            </w:r>
          </w:p>
          <w:p w:rsidR="00000000" w:rsidDel="00000000" w:rsidP="00000000" w:rsidRDefault="00000000" w:rsidRPr="00000000" w14:paraId="00000159">
            <w:pPr>
              <w:rPr>
                <w:sz w:val="20"/>
                <w:szCs w:val="20"/>
              </w:rPr>
            </w:pPr>
            <w:r w:rsidDel="00000000" w:rsidR="00000000" w:rsidRPr="00000000">
              <w:rPr>
                <w:rtl w:val="0"/>
              </w:rPr>
            </w:r>
          </w:p>
          <w:p w:rsidR="00000000" w:rsidDel="00000000" w:rsidP="00000000" w:rsidRDefault="00000000" w:rsidRPr="00000000" w14:paraId="0000015A">
            <w:pPr>
              <w:rPr>
                <w:sz w:val="20"/>
                <w:szCs w:val="20"/>
              </w:rPr>
            </w:pPr>
            <w:r w:rsidDel="00000000" w:rsidR="00000000" w:rsidRPr="00000000">
              <w:rPr>
                <w:rtl w:val="0"/>
              </w:rPr>
            </w:r>
          </w:p>
          <w:p w:rsidR="00000000" w:rsidDel="00000000" w:rsidP="00000000" w:rsidRDefault="00000000" w:rsidRPr="00000000" w14:paraId="0000015B">
            <w:pPr>
              <w:rPr>
                <w:sz w:val="20"/>
                <w:szCs w:val="20"/>
              </w:rPr>
            </w:pPr>
            <w:r w:rsidDel="00000000" w:rsidR="00000000" w:rsidRPr="00000000">
              <w:rPr>
                <w:sz w:val="20"/>
                <w:szCs w:val="20"/>
                <w:rtl w:val="0"/>
              </w:rPr>
              <w:t xml:space="preserve">Preparación de cuellos</w:t>
            </w:r>
          </w:p>
        </w:tc>
        <w:tc>
          <w:tcPr/>
          <w:p w:rsidR="00000000" w:rsidDel="00000000" w:rsidP="00000000" w:rsidRDefault="00000000" w:rsidRPr="00000000" w14:paraId="0000015C">
            <w:pPr>
              <w:jc w:val="both"/>
              <w:rPr>
                <w:sz w:val="20"/>
                <w:szCs w:val="20"/>
              </w:rPr>
            </w:pPr>
            <w:r w:rsidDel="00000000" w:rsidR="00000000" w:rsidRPr="00000000">
              <w:rPr>
                <w:sz w:val="20"/>
                <w:szCs w:val="20"/>
                <w:rtl w:val="0"/>
              </w:rPr>
              <w:t xml:space="preserve">1. Fusionar el cuello centrando las entretelas sobre la tela del cuello, dejando 1cm de margen de costura por contorno. </w:t>
            </w:r>
          </w:p>
          <w:p w:rsidR="00000000" w:rsidDel="00000000" w:rsidP="00000000" w:rsidRDefault="00000000" w:rsidRPr="00000000" w14:paraId="0000015D">
            <w:pPr>
              <w:jc w:val="both"/>
              <w:rPr>
                <w:sz w:val="20"/>
                <w:szCs w:val="20"/>
              </w:rPr>
            </w:pPr>
            <w:r w:rsidDel="00000000" w:rsidR="00000000" w:rsidRPr="00000000">
              <w:rPr>
                <w:sz w:val="20"/>
                <w:szCs w:val="20"/>
                <w:rtl w:val="0"/>
              </w:rPr>
              <w:t xml:space="preserve">2. Coser el contorno a ½ cm en la parte de arriba del cuello, rematando costura al iniciar y al terminar.</w:t>
            </w:r>
          </w:p>
          <w:p w:rsidR="00000000" w:rsidDel="00000000" w:rsidP="00000000" w:rsidRDefault="00000000" w:rsidRPr="00000000" w14:paraId="0000015E">
            <w:pPr>
              <w:widowControl w:val="0"/>
              <w:jc w:val="both"/>
              <w:rPr>
                <w:sz w:val="20"/>
                <w:szCs w:val="20"/>
              </w:rPr>
            </w:pPr>
            <w:r w:rsidDel="00000000" w:rsidR="00000000" w:rsidRPr="00000000">
              <w:rPr>
                <w:sz w:val="20"/>
                <w:szCs w:val="20"/>
                <w:rtl w:val="0"/>
              </w:rPr>
              <w:t xml:space="preserve">3. Despuntar, desbastar o perfilar, la parte de la punta del cuello para afinar el acabado y que al voltearlo guarde simetría.</w:t>
            </w:r>
          </w:p>
          <w:p w:rsidR="00000000" w:rsidDel="00000000" w:rsidP="00000000" w:rsidRDefault="00000000" w:rsidRPr="00000000" w14:paraId="0000015F">
            <w:pPr>
              <w:jc w:val="both"/>
              <w:rPr>
                <w:sz w:val="20"/>
                <w:szCs w:val="20"/>
              </w:rPr>
            </w:pPr>
            <w:r w:rsidDel="00000000" w:rsidR="00000000" w:rsidRPr="00000000">
              <w:rPr>
                <w:sz w:val="20"/>
                <w:szCs w:val="20"/>
                <w:rtl w:val="0"/>
              </w:rPr>
              <w:t xml:space="preserve">4. Voltear el cuello y con la ayuda de las tijeras o con un punzón, definir las puntas cuidando no picar la pieza. </w:t>
            </w:r>
          </w:p>
          <w:p w:rsidR="00000000" w:rsidDel="00000000" w:rsidP="00000000" w:rsidRDefault="00000000" w:rsidRPr="00000000" w14:paraId="00000160">
            <w:pPr>
              <w:jc w:val="both"/>
              <w:rPr>
                <w:sz w:val="20"/>
                <w:szCs w:val="20"/>
              </w:rPr>
            </w:pPr>
            <w:r w:rsidDel="00000000" w:rsidR="00000000" w:rsidRPr="00000000">
              <w:rPr>
                <w:sz w:val="20"/>
                <w:szCs w:val="20"/>
                <w:rtl w:val="0"/>
              </w:rPr>
              <w:t xml:space="preserve">5. Juntar las puntas y verificar la simetría antes de pespuntear el cuello. </w:t>
            </w:r>
          </w:p>
          <w:p w:rsidR="00000000" w:rsidDel="00000000" w:rsidP="00000000" w:rsidRDefault="00000000" w:rsidRPr="00000000" w14:paraId="00000161">
            <w:pPr>
              <w:jc w:val="both"/>
              <w:rPr>
                <w:sz w:val="20"/>
                <w:szCs w:val="20"/>
              </w:rPr>
            </w:pPr>
            <w:r w:rsidDel="00000000" w:rsidR="00000000" w:rsidRPr="00000000">
              <w:rPr>
                <w:sz w:val="20"/>
                <w:szCs w:val="20"/>
                <w:rtl w:val="0"/>
              </w:rPr>
              <w:t xml:space="preserve">6. Pespuntar el filo del cuello. Esta costura o pespunte puede variar según las especificaciones técnicas, a 1/16” o 1/ 4”. Rematar al inicio y al final del pespunte.</w:t>
            </w:r>
          </w:p>
        </w:tc>
      </w:tr>
      <w:tr>
        <w:trPr>
          <w:cantSplit w:val="0"/>
          <w:tblHeader w:val="0"/>
        </w:trPr>
        <w:tc>
          <w:tcPr>
            <w:vMerge w:val="continue"/>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63">
            <w:pPr>
              <w:rPr>
                <w:sz w:val="20"/>
                <w:szCs w:val="20"/>
              </w:rPr>
            </w:pPr>
            <w:r w:rsidDel="00000000" w:rsidR="00000000" w:rsidRPr="00000000">
              <w:rPr>
                <w:rtl w:val="0"/>
              </w:rPr>
            </w:r>
          </w:p>
          <w:p w:rsidR="00000000" w:rsidDel="00000000" w:rsidP="00000000" w:rsidRDefault="00000000" w:rsidRPr="00000000" w14:paraId="00000164">
            <w:pPr>
              <w:rPr>
                <w:sz w:val="20"/>
                <w:szCs w:val="20"/>
              </w:rPr>
            </w:pPr>
            <w:r w:rsidDel="00000000" w:rsidR="00000000" w:rsidRPr="00000000">
              <w:rPr>
                <w:rtl w:val="0"/>
              </w:rPr>
            </w:r>
          </w:p>
          <w:p w:rsidR="00000000" w:rsidDel="00000000" w:rsidP="00000000" w:rsidRDefault="00000000" w:rsidRPr="00000000" w14:paraId="00000165">
            <w:pPr>
              <w:rPr>
                <w:sz w:val="20"/>
                <w:szCs w:val="20"/>
              </w:rPr>
            </w:pPr>
            <w:r w:rsidDel="00000000" w:rsidR="00000000" w:rsidRPr="00000000">
              <w:rPr>
                <w:rtl w:val="0"/>
              </w:rPr>
            </w:r>
          </w:p>
          <w:p w:rsidR="00000000" w:rsidDel="00000000" w:rsidP="00000000" w:rsidRDefault="00000000" w:rsidRPr="00000000" w14:paraId="00000166">
            <w:pPr>
              <w:rPr>
                <w:sz w:val="20"/>
                <w:szCs w:val="20"/>
              </w:rPr>
            </w:pPr>
            <w:r w:rsidDel="00000000" w:rsidR="00000000" w:rsidRPr="00000000">
              <w:rPr>
                <w:rtl w:val="0"/>
              </w:rPr>
            </w:r>
          </w:p>
          <w:p w:rsidR="00000000" w:rsidDel="00000000" w:rsidP="00000000" w:rsidRDefault="00000000" w:rsidRPr="00000000" w14:paraId="00000167">
            <w:pPr>
              <w:rPr>
                <w:sz w:val="20"/>
                <w:szCs w:val="20"/>
              </w:rPr>
            </w:pPr>
            <w:r w:rsidDel="00000000" w:rsidR="00000000" w:rsidRPr="00000000">
              <w:rPr>
                <w:rtl w:val="0"/>
              </w:rPr>
            </w:r>
          </w:p>
          <w:p w:rsidR="00000000" w:rsidDel="00000000" w:rsidP="00000000" w:rsidRDefault="00000000" w:rsidRPr="00000000" w14:paraId="00000168">
            <w:pPr>
              <w:rPr>
                <w:sz w:val="20"/>
                <w:szCs w:val="20"/>
              </w:rPr>
            </w:pPr>
            <w:r w:rsidDel="00000000" w:rsidR="00000000" w:rsidRPr="00000000">
              <w:rPr>
                <w:rtl w:val="0"/>
              </w:rPr>
            </w:r>
          </w:p>
          <w:p w:rsidR="00000000" w:rsidDel="00000000" w:rsidP="00000000" w:rsidRDefault="00000000" w:rsidRPr="00000000" w14:paraId="00000169">
            <w:pPr>
              <w:rPr>
                <w:sz w:val="20"/>
                <w:szCs w:val="20"/>
              </w:rPr>
            </w:pPr>
            <w:r w:rsidDel="00000000" w:rsidR="00000000" w:rsidRPr="00000000">
              <w:rPr>
                <w:rtl w:val="0"/>
              </w:rPr>
            </w:r>
          </w:p>
          <w:p w:rsidR="00000000" w:rsidDel="00000000" w:rsidP="00000000" w:rsidRDefault="00000000" w:rsidRPr="00000000" w14:paraId="0000016A">
            <w:pPr>
              <w:rPr>
                <w:sz w:val="20"/>
                <w:szCs w:val="20"/>
              </w:rPr>
            </w:pPr>
            <w:r w:rsidDel="00000000" w:rsidR="00000000" w:rsidRPr="00000000">
              <w:rPr>
                <w:rtl w:val="0"/>
              </w:rPr>
            </w:r>
          </w:p>
          <w:p w:rsidR="00000000" w:rsidDel="00000000" w:rsidP="00000000" w:rsidRDefault="00000000" w:rsidRPr="00000000" w14:paraId="0000016B">
            <w:pPr>
              <w:rPr>
                <w:sz w:val="20"/>
                <w:szCs w:val="20"/>
              </w:rPr>
            </w:pPr>
            <w:r w:rsidDel="00000000" w:rsidR="00000000" w:rsidRPr="00000000">
              <w:rPr>
                <w:rtl w:val="0"/>
              </w:rPr>
            </w:r>
          </w:p>
          <w:p w:rsidR="00000000" w:rsidDel="00000000" w:rsidP="00000000" w:rsidRDefault="00000000" w:rsidRPr="00000000" w14:paraId="0000016C">
            <w:pPr>
              <w:rPr>
                <w:sz w:val="20"/>
                <w:szCs w:val="20"/>
              </w:rPr>
            </w:pPr>
            <w:r w:rsidDel="00000000" w:rsidR="00000000" w:rsidRPr="00000000">
              <w:rPr>
                <w:sz w:val="20"/>
                <w:szCs w:val="20"/>
                <w:rtl w:val="0"/>
              </w:rPr>
              <w:t xml:space="preserve">Preparación de banda o pie de cuello</w:t>
            </w:r>
          </w:p>
        </w:tc>
        <w:tc>
          <w:tcPr/>
          <w:p w:rsidR="00000000" w:rsidDel="00000000" w:rsidP="00000000" w:rsidRDefault="00000000" w:rsidRPr="00000000" w14:paraId="0000016D">
            <w:pPr>
              <w:jc w:val="both"/>
              <w:rPr>
                <w:sz w:val="20"/>
                <w:szCs w:val="20"/>
              </w:rPr>
            </w:pPr>
            <w:r w:rsidDel="00000000" w:rsidR="00000000" w:rsidRPr="00000000">
              <w:rPr>
                <w:sz w:val="20"/>
                <w:szCs w:val="20"/>
                <w:rtl w:val="0"/>
              </w:rPr>
              <w:t xml:space="preserve">1. Planchar o fusionar la entretela al pie de cuello vista, por la parte de atrás emparejando de arriba. </w:t>
            </w:r>
          </w:p>
          <w:p w:rsidR="00000000" w:rsidDel="00000000" w:rsidP="00000000" w:rsidRDefault="00000000" w:rsidRPr="00000000" w14:paraId="0000016E">
            <w:pPr>
              <w:jc w:val="both"/>
              <w:rPr>
                <w:sz w:val="20"/>
                <w:szCs w:val="20"/>
              </w:rPr>
            </w:pPr>
            <w:r w:rsidDel="00000000" w:rsidR="00000000" w:rsidRPr="00000000">
              <w:rPr>
                <w:sz w:val="20"/>
                <w:szCs w:val="20"/>
                <w:rtl w:val="0"/>
              </w:rPr>
              <w:t xml:space="preserve">2. Doblar la parte que quedó sin entretela para hacer el dobladillo del pie de cuello. </w:t>
            </w:r>
          </w:p>
          <w:p w:rsidR="00000000" w:rsidDel="00000000" w:rsidP="00000000" w:rsidRDefault="00000000" w:rsidRPr="00000000" w14:paraId="0000016F">
            <w:pPr>
              <w:jc w:val="both"/>
              <w:rPr>
                <w:sz w:val="20"/>
                <w:szCs w:val="20"/>
              </w:rPr>
            </w:pPr>
            <w:r w:rsidDel="00000000" w:rsidR="00000000" w:rsidRPr="00000000">
              <w:rPr>
                <w:sz w:val="20"/>
                <w:szCs w:val="20"/>
                <w:rtl w:val="0"/>
              </w:rPr>
              <w:t xml:space="preserve">3. Colocar el pie de cuello forro con la vista hacia arriba. </w:t>
            </w:r>
          </w:p>
          <w:p w:rsidR="00000000" w:rsidDel="00000000" w:rsidP="00000000" w:rsidRDefault="00000000" w:rsidRPr="00000000" w14:paraId="00000170">
            <w:pPr>
              <w:jc w:val="both"/>
              <w:rPr>
                <w:sz w:val="20"/>
                <w:szCs w:val="20"/>
              </w:rPr>
            </w:pPr>
            <w:r w:rsidDel="00000000" w:rsidR="00000000" w:rsidRPr="00000000">
              <w:rPr>
                <w:sz w:val="20"/>
                <w:szCs w:val="20"/>
                <w:rtl w:val="0"/>
              </w:rPr>
              <w:t xml:space="preserve">4. Colocar el cuello con la vista hacia arriba. Colocar el pie de cuello vista con la vista hacia abajo. </w:t>
            </w:r>
          </w:p>
          <w:p w:rsidR="00000000" w:rsidDel="00000000" w:rsidP="00000000" w:rsidRDefault="00000000" w:rsidRPr="00000000" w14:paraId="00000171">
            <w:pPr>
              <w:jc w:val="both"/>
              <w:rPr>
                <w:sz w:val="20"/>
                <w:szCs w:val="20"/>
              </w:rPr>
            </w:pPr>
            <w:r w:rsidDel="00000000" w:rsidR="00000000" w:rsidRPr="00000000">
              <w:rPr>
                <w:sz w:val="20"/>
                <w:szCs w:val="20"/>
                <w:rtl w:val="0"/>
              </w:rPr>
              <w:t xml:space="preserve">5. Verificar que las 3 marcas del centro de las piezas coincidan, es decir, cuello con pie vista y pie forro. </w:t>
            </w:r>
          </w:p>
          <w:p w:rsidR="00000000" w:rsidDel="00000000" w:rsidP="00000000" w:rsidRDefault="00000000" w:rsidRPr="00000000" w14:paraId="00000172">
            <w:pPr>
              <w:jc w:val="both"/>
              <w:rPr>
                <w:sz w:val="20"/>
                <w:szCs w:val="20"/>
              </w:rPr>
            </w:pPr>
            <w:r w:rsidDel="00000000" w:rsidR="00000000" w:rsidRPr="00000000">
              <w:rPr>
                <w:sz w:val="20"/>
                <w:szCs w:val="20"/>
                <w:rtl w:val="0"/>
              </w:rPr>
              <w:t xml:space="preserve">6. Realizar costura del centro hacia las orillas, primero una curva y después la otra, es decir, un lado y volteando el otro lado derecho. </w:t>
            </w:r>
          </w:p>
          <w:p w:rsidR="00000000" w:rsidDel="00000000" w:rsidP="00000000" w:rsidRDefault="00000000" w:rsidRPr="00000000" w14:paraId="00000173">
            <w:pPr>
              <w:jc w:val="both"/>
              <w:rPr>
                <w:sz w:val="20"/>
                <w:szCs w:val="20"/>
              </w:rPr>
            </w:pPr>
            <w:r w:rsidDel="00000000" w:rsidR="00000000" w:rsidRPr="00000000">
              <w:rPr>
                <w:sz w:val="20"/>
                <w:szCs w:val="20"/>
                <w:rtl w:val="0"/>
              </w:rPr>
              <w:t xml:space="preserve">7. Planchar la costura del pie del cuello y revisar que los 2 pies de cuello queden del mismo tamaño y las 2 puntas del cuello. </w:t>
            </w:r>
          </w:p>
          <w:p w:rsidR="00000000" w:rsidDel="00000000" w:rsidP="00000000" w:rsidRDefault="00000000" w:rsidRPr="00000000" w14:paraId="00000174">
            <w:pPr>
              <w:jc w:val="both"/>
              <w:rPr>
                <w:sz w:val="20"/>
                <w:szCs w:val="20"/>
              </w:rPr>
            </w:pPr>
            <w:r w:rsidDel="00000000" w:rsidR="00000000" w:rsidRPr="00000000">
              <w:rPr>
                <w:sz w:val="20"/>
                <w:szCs w:val="20"/>
                <w:rtl w:val="0"/>
              </w:rPr>
              <w:t xml:space="preserve">8. Verificar el ancho de puntas y la coincidencia de pie de cuello. </w:t>
            </w:r>
          </w:p>
          <w:p w:rsidR="00000000" w:rsidDel="00000000" w:rsidP="00000000" w:rsidRDefault="00000000" w:rsidRPr="00000000" w14:paraId="00000175">
            <w:pPr>
              <w:jc w:val="both"/>
              <w:rPr>
                <w:sz w:val="20"/>
                <w:szCs w:val="20"/>
              </w:rPr>
            </w:pPr>
            <w:r w:rsidDel="00000000" w:rsidR="00000000" w:rsidRPr="00000000">
              <w:rPr>
                <w:sz w:val="20"/>
                <w:szCs w:val="20"/>
                <w:rtl w:val="0"/>
              </w:rPr>
              <w:t xml:space="preserve">9. Pespuntar al borde o filo del pie de cuello, el pespunte se realiza a 1 /16” o 1/4 “o según especificaciones técnicas.</w:t>
            </w:r>
          </w:p>
        </w:tc>
      </w:tr>
      <w:tr>
        <w:trPr>
          <w:cantSplit w:val="0"/>
          <w:tblHeader w:val="0"/>
        </w:trPr>
        <w:tc>
          <w:tcPr/>
          <w:p w:rsidR="00000000" w:rsidDel="00000000" w:rsidP="00000000" w:rsidRDefault="00000000" w:rsidRPr="00000000" w14:paraId="00000176">
            <w:pPr>
              <w:spacing w:line="360" w:lineRule="auto"/>
              <w:jc w:val="center"/>
              <w:rPr>
                <w:sz w:val="20"/>
                <w:szCs w:val="20"/>
              </w:rPr>
            </w:pPr>
            <w:r w:rsidDel="00000000" w:rsidR="00000000" w:rsidRPr="00000000">
              <w:rPr>
                <w:rtl w:val="0"/>
              </w:rPr>
            </w:r>
          </w:p>
          <w:p w:rsidR="00000000" w:rsidDel="00000000" w:rsidP="00000000" w:rsidRDefault="00000000" w:rsidRPr="00000000" w14:paraId="00000177">
            <w:pPr>
              <w:spacing w:line="360" w:lineRule="auto"/>
              <w:jc w:val="center"/>
              <w:rPr>
                <w:sz w:val="20"/>
                <w:szCs w:val="20"/>
              </w:rPr>
            </w:pPr>
            <w:r w:rsidDel="00000000" w:rsidR="00000000" w:rsidRPr="00000000">
              <w:rPr>
                <w:sz w:val="20"/>
                <w:szCs w:val="20"/>
                <w:rtl w:val="0"/>
              </w:rPr>
              <w:t xml:space="preserve">2</w:t>
            </w:r>
          </w:p>
          <w:p w:rsidR="00000000" w:rsidDel="00000000" w:rsidP="00000000" w:rsidRDefault="00000000" w:rsidRPr="00000000" w14:paraId="00000178">
            <w:pPr>
              <w:spacing w:line="360" w:lineRule="auto"/>
              <w:jc w:val="center"/>
              <w:rPr>
                <w:sz w:val="20"/>
                <w:szCs w:val="20"/>
              </w:rPr>
            </w:pPr>
            <w:r w:rsidDel="00000000" w:rsidR="00000000" w:rsidRPr="00000000">
              <w:rPr>
                <w:rtl w:val="0"/>
              </w:rPr>
            </w:r>
          </w:p>
          <w:p w:rsidR="00000000" w:rsidDel="00000000" w:rsidP="00000000" w:rsidRDefault="00000000" w:rsidRPr="00000000" w14:paraId="00000179">
            <w:pPr>
              <w:spacing w:line="360" w:lineRule="auto"/>
              <w:jc w:val="center"/>
              <w:rPr>
                <w:sz w:val="20"/>
                <w:szCs w:val="20"/>
              </w:rPr>
            </w:pPr>
            <w:r w:rsidDel="00000000" w:rsidR="00000000" w:rsidRPr="00000000">
              <w:rPr>
                <w:rtl w:val="0"/>
              </w:rPr>
            </w:r>
          </w:p>
          <w:p w:rsidR="00000000" w:rsidDel="00000000" w:rsidP="00000000" w:rsidRDefault="00000000" w:rsidRPr="00000000" w14:paraId="0000017A">
            <w:pPr>
              <w:spacing w:line="360" w:lineRule="auto"/>
              <w:jc w:val="center"/>
              <w:rPr>
                <w:sz w:val="20"/>
                <w:szCs w:val="20"/>
              </w:rPr>
            </w:pPr>
            <w:r w:rsidDel="00000000" w:rsidR="00000000" w:rsidRPr="00000000">
              <w:rPr>
                <w:rtl w:val="0"/>
              </w:rPr>
            </w:r>
          </w:p>
          <w:p w:rsidR="00000000" w:rsidDel="00000000" w:rsidP="00000000" w:rsidRDefault="00000000" w:rsidRPr="00000000" w14:paraId="0000017B">
            <w:pPr>
              <w:spacing w:line="360" w:lineRule="auto"/>
              <w:jc w:val="center"/>
              <w:rPr>
                <w:sz w:val="20"/>
                <w:szCs w:val="20"/>
              </w:rPr>
            </w:pPr>
            <w:r w:rsidDel="00000000" w:rsidR="00000000" w:rsidRPr="00000000">
              <w:rPr>
                <w:rtl w:val="0"/>
              </w:rPr>
            </w:r>
          </w:p>
          <w:p w:rsidR="00000000" w:rsidDel="00000000" w:rsidP="00000000" w:rsidRDefault="00000000" w:rsidRPr="00000000" w14:paraId="0000017C">
            <w:pPr>
              <w:spacing w:line="360" w:lineRule="auto"/>
              <w:jc w:val="center"/>
              <w:rPr>
                <w:sz w:val="20"/>
                <w:szCs w:val="20"/>
              </w:rPr>
            </w:pPr>
            <w:r w:rsidDel="00000000" w:rsidR="00000000" w:rsidRPr="00000000">
              <w:rPr>
                <w:rtl w:val="0"/>
              </w:rPr>
            </w:r>
          </w:p>
          <w:p w:rsidR="00000000" w:rsidDel="00000000" w:rsidP="00000000" w:rsidRDefault="00000000" w:rsidRPr="00000000" w14:paraId="0000017D">
            <w:pPr>
              <w:spacing w:line="360" w:lineRule="auto"/>
              <w:jc w:val="center"/>
              <w:rPr>
                <w:sz w:val="20"/>
                <w:szCs w:val="20"/>
              </w:rPr>
            </w:pPr>
            <w:r w:rsidDel="00000000" w:rsidR="00000000" w:rsidRPr="00000000">
              <w:rPr>
                <w:rtl w:val="0"/>
              </w:rPr>
            </w:r>
          </w:p>
          <w:p w:rsidR="00000000" w:rsidDel="00000000" w:rsidP="00000000" w:rsidRDefault="00000000" w:rsidRPr="00000000" w14:paraId="0000017E">
            <w:pPr>
              <w:spacing w:line="360" w:lineRule="auto"/>
              <w:jc w:val="center"/>
              <w:rPr>
                <w:sz w:val="20"/>
                <w:szCs w:val="20"/>
              </w:rPr>
            </w:pPr>
            <w:r w:rsidDel="00000000" w:rsidR="00000000" w:rsidRPr="00000000">
              <w:rPr>
                <w:rtl w:val="0"/>
              </w:rPr>
            </w:r>
          </w:p>
        </w:tc>
        <w:tc>
          <w:tcPr/>
          <w:p w:rsidR="00000000" w:rsidDel="00000000" w:rsidP="00000000" w:rsidRDefault="00000000" w:rsidRPr="00000000" w14:paraId="0000017F">
            <w:pPr>
              <w:rPr>
                <w:sz w:val="20"/>
                <w:szCs w:val="20"/>
              </w:rPr>
            </w:pPr>
            <w:r w:rsidDel="00000000" w:rsidR="00000000" w:rsidRPr="00000000">
              <w:rPr>
                <w:rtl w:val="0"/>
              </w:rPr>
            </w:r>
          </w:p>
          <w:p w:rsidR="00000000" w:rsidDel="00000000" w:rsidP="00000000" w:rsidRDefault="00000000" w:rsidRPr="00000000" w14:paraId="00000180">
            <w:pPr>
              <w:rPr>
                <w:sz w:val="20"/>
                <w:szCs w:val="20"/>
              </w:rPr>
            </w:pPr>
            <w:r w:rsidDel="00000000" w:rsidR="00000000" w:rsidRPr="00000000">
              <w:rPr>
                <w:sz w:val="20"/>
                <w:szCs w:val="20"/>
                <w:rtl w:val="0"/>
              </w:rPr>
              <w:t xml:space="preserve">Preparación de la pechera, extensión de botonadura o cruce</w:t>
            </w:r>
          </w:p>
          <w:p w:rsidR="00000000" w:rsidDel="00000000" w:rsidP="00000000" w:rsidRDefault="00000000" w:rsidRPr="00000000" w14:paraId="00000181">
            <w:pPr>
              <w:rPr>
                <w:sz w:val="20"/>
                <w:szCs w:val="20"/>
              </w:rPr>
            </w:pPr>
            <w:r w:rsidDel="00000000" w:rsidR="00000000" w:rsidRPr="00000000">
              <w:rPr>
                <w:rtl w:val="0"/>
              </w:rPr>
            </w:r>
          </w:p>
          <w:p w:rsidR="00000000" w:rsidDel="00000000" w:rsidP="00000000" w:rsidRDefault="00000000" w:rsidRPr="00000000" w14:paraId="00000182">
            <w:pPr>
              <w:rPr>
                <w:sz w:val="20"/>
                <w:szCs w:val="20"/>
              </w:rPr>
            </w:pPr>
            <w:r w:rsidDel="00000000" w:rsidR="00000000" w:rsidRPr="00000000">
              <w:rPr>
                <w:rtl w:val="0"/>
              </w:rPr>
            </w:r>
          </w:p>
          <w:p w:rsidR="00000000" w:rsidDel="00000000" w:rsidP="00000000" w:rsidRDefault="00000000" w:rsidRPr="00000000" w14:paraId="00000183">
            <w:pPr>
              <w:rPr>
                <w:sz w:val="20"/>
                <w:szCs w:val="20"/>
              </w:rPr>
            </w:pPr>
            <w:r w:rsidDel="00000000" w:rsidR="00000000" w:rsidRPr="00000000">
              <w:rPr>
                <w:rtl w:val="0"/>
              </w:rPr>
            </w:r>
          </w:p>
          <w:p w:rsidR="00000000" w:rsidDel="00000000" w:rsidP="00000000" w:rsidRDefault="00000000" w:rsidRPr="00000000" w14:paraId="00000184">
            <w:pPr>
              <w:rPr>
                <w:sz w:val="20"/>
                <w:szCs w:val="20"/>
              </w:rPr>
            </w:pPr>
            <w:r w:rsidDel="00000000" w:rsidR="00000000" w:rsidRPr="00000000">
              <w:rPr>
                <w:rtl w:val="0"/>
              </w:rPr>
            </w:r>
          </w:p>
          <w:p w:rsidR="00000000" w:rsidDel="00000000" w:rsidP="00000000" w:rsidRDefault="00000000" w:rsidRPr="00000000" w14:paraId="00000185">
            <w:pPr>
              <w:rPr>
                <w:sz w:val="20"/>
                <w:szCs w:val="20"/>
              </w:rPr>
            </w:pPr>
            <w:r w:rsidDel="00000000" w:rsidR="00000000" w:rsidRPr="00000000">
              <w:rPr>
                <w:rtl w:val="0"/>
              </w:rPr>
            </w:r>
          </w:p>
          <w:p w:rsidR="00000000" w:rsidDel="00000000" w:rsidP="00000000" w:rsidRDefault="00000000" w:rsidRPr="00000000" w14:paraId="00000186">
            <w:pPr>
              <w:rPr>
                <w:sz w:val="20"/>
                <w:szCs w:val="20"/>
              </w:rPr>
            </w:pPr>
            <w:r w:rsidDel="00000000" w:rsidR="00000000" w:rsidRPr="00000000">
              <w:rPr>
                <w:rtl w:val="0"/>
              </w:rPr>
            </w:r>
          </w:p>
          <w:p w:rsidR="00000000" w:rsidDel="00000000" w:rsidP="00000000" w:rsidRDefault="00000000" w:rsidRPr="00000000" w14:paraId="00000187">
            <w:pPr>
              <w:rPr>
                <w:sz w:val="20"/>
                <w:szCs w:val="20"/>
              </w:rPr>
            </w:pPr>
            <w:r w:rsidDel="00000000" w:rsidR="00000000" w:rsidRPr="00000000">
              <w:rPr>
                <w:rtl w:val="0"/>
              </w:rPr>
            </w:r>
          </w:p>
          <w:p w:rsidR="00000000" w:rsidDel="00000000" w:rsidP="00000000" w:rsidRDefault="00000000" w:rsidRPr="00000000" w14:paraId="00000188">
            <w:pPr>
              <w:rPr>
                <w:sz w:val="20"/>
                <w:szCs w:val="20"/>
              </w:rPr>
            </w:pPr>
            <w:r w:rsidDel="00000000" w:rsidR="00000000" w:rsidRPr="00000000">
              <w:rPr>
                <w:rtl w:val="0"/>
              </w:rPr>
            </w:r>
          </w:p>
        </w:tc>
        <w:tc>
          <w:tcPr/>
          <w:p w:rsidR="00000000" w:rsidDel="00000000" w:rsidP="00000000" w:rsidRDefault="00000000" w:rsidRPr="00000000" w14:paraId="00000189">
            <w:pPr>
              <w:jc w:val="both"/>
              <w:rPr>
                <w:sz w:val="20"/>
                <w:szCs w:val="20"/>
              </w:rPr>
            </w:pPr>
            <w:r w:rsidDel="00000000" w:rsidR="00000000" w:rsidRPr="00000000">
              <w:rPr>
                <w:sz w:val="20"/>
                <w:szCs w:val="20"/>
                <w:rtl w:val="0"/>
              </w:rPr>
              <w:t xml:space="preserve">1. Doblar el delantero izquierdo(planchar) hacia el forro de la tela del lado de la línea del ojal y botón, dejando una costura de 4 cm.</w:t>
            </w:r>
          </w:p>
          <w:p w:rsidR="00000000" w:rsidDel="00000000" w:rsidP="00000000" w:rsidRDefault="00000000" w:rsidRPr="00000000" w14:paraId="0000018A">
            <w:pPr>
              <w:jc w:val="both"/>
              <w:rPr>
                <w:sz w:val="20"/>
                <w:szCs w:val="20"/>
              </w:rPr>
            </w:pPr>
            <w:r w:rsidDel="00000000" w:rsidR="00000000" w:rsidRPr="00000000">
              <w:rPr>
                <w:sz w:val="20"/>
                <w:szCs w:val="20"/>
                <w:rtl w:val="0"/>
              </w:rPr>
              <w:t xml:space="preserve">2. Segundo doblez, planchar nuevamente de 4 cm.</w:t>
            </w:r>
          </w:p>
          <w:p w:rsidR="00000000" w:rsidDel="00000000" w:rsidP="00000000" w:rsidRDefault="00000000" w:rsidRPr="00000000" w14:paraId="0000018B">
            <w:pPr>
              <w:jc w:val="both"/>
              <w:rPr>
                <w:sz w:val="20"/>
                <w:szCs w:val="20"/>
              </w:rPr>
            </w:pPr>
            <w:r w:rsidDel="00000000" w:rsidR="00000000" w:rsidRPr="00000000">
              <w:rPr>
                <w:sz w:val="20"/>
                <w:szCs w:val="20"/>
                <w:rtl w:val="0"/>
              </w:rPr>
              <w:t xml:space="preserve">3. Realizar un pespunte de ½ cm de la orilla del segundo doblez, del lado del delantero. No olvidar rematar siempre al inicio y al final de cada costura.</w:t>
            </w:r>
          </w:p>
          <w:p w:rsidR="00000000" w:rsidDel="00000000" w:rsidP="00000000" w:rsidRDefault="00000000" w:rsidRPr="00000000" w14:paraId="0000018C">
            <w:pPr>
              <w:jc w:val="both"/>
              <w:rPr>
                <w:sz w:val="20"/>
                <w:szCs w:val="20"/>
              </w:rPr>
            </w:pPr>
            <w:r w:rsidDel="00000000" w:rsidR="00000000" w:rsidRPr="00000000">
              <w:rPr>
                <w:sz w:val="20"/>
                <w:szCs w:val="20"/>
                <w:rtl w:val="0"/>
              </w:rPr>
              <w:t xml:space="preserve">4. Desdoblar el delantero y hagan una sobrecostura de ½ cm en la orilla del primer doblez, quedando formada la perilla.</w:t>
            </w:r>
          </w:p>
          <w:p w:rsidR="00000000" w:rsidDel="00000000" w:rsidP="00000000" w:rsidRDefault="00000000" w:rsidRPr="00000000" w14:paraId="0000018D">
            <w:pPr>
              <w:jc w:val="both"/>
              <w:rPr>
                <w:sz w:val="20"/>
                <w:szCs w:val="20"/>
              </w:rPr>
            </w:pPr>
            <w:r w:rsidDel="00000000" w:rsidR="00000000" w:rsidRPr="00000000">
              <w:rPr>
                <w:sz w:val="20"/>
                <w:szCs w:val="20"/>
                <w:rtl w:val="0"/>
              </w:rPr>
              <w:t xml:space="preserve">5. Doblar por la parte de la línea del ojal y botón, al delantero derecho, quedando a 2 ½ cm terminado.</w:t>
            </w:r>
          </w:p>
          <w:p w:rsidR="00000000" w:rsidDel="00000000" w:rsidP="00000000" w:rsidRDefault="00000000" w:rsidRPr="00000000" w14:paraId="0000018E">
            <w:pPr>
              <w:jc w:val="both"/>
              <w:rPr>
                <w:sz w:val="20"/>
                <w:szCs w:val="20"/>
              </w:rPr>
            </w:pPr>
            <w:r w:rsidDel="00000000" w:rsidR="00000000" w:rsidRPr="00000000">
              <w:rPr>
                <w:sz w:val="20"/>
                <w:szCs w:val="20"/>
                <w:rtl w:val="0"/>
              </w:rPr>
              <w:t xml:space="preserve">6. Primer doblez, planchar el delantero derecho y doblar hacia dentro 1 cm, o hacia el forro.</w:t>
            </w:r>
          </w:p>
          <w:p w:rsidR="00000000" w:rsidDel="00000000" w:rsidP="00000000" w:rsidRDefault="00000000" w:rsidRPr="00000000" w14:paraId="0000018F">
            <w:pPr>
              <w:jc w:val="both"/>
              <w:rPr>
                <w:sz w:val="20"/>
                <w:szCs w:val="20"/>
              </w:rPr>
            </w:pPr>
            <w:r w:rsidDel="00000000" w:rsidR="00000000" w:rsidRPr="00000000">
              <w:rPr>
                <w:sz w:val="20"/>
                <w:szCs w:val="20"/>
                <w:rtl w:val="0"/>
              </w:rPr>
              <w:t xml:space="preserve">7. Segundo doblez, enseguida doblar por la línea de las muescas 2 ½ cm, quedando el dobladillo dentro de la camisa y la vista hacia arriba. Coser el delantero al filo por los 2 ½ cm planchados con la vista hacia abajo, es decir, al filo del primer doblez para terminar el dobladillo.</w:t>
            </w:r>
          </w:p>
        </w:tc>
      </w:tr>
      <w:tr>
        <w:trPr>
          <w:cantSplit w:val="0"/>
          <w:tblHeader w:val="0"/>
        </w:trPr>
        <w:tc>
          <w:tcPr/>
          <w:p w:rsidR="00000000" w:rsidDel="00000000" w:rsidP="00000000" w:rsidRDefault="00000000" w:rsidRPr="00000000" w14:paraId="00000190">
            <w:pPr>
              <w:spacing w:line="360" w:lineRule="auto"/>
              <w:jc w:val="center"/>
              <w:rPr>
                <w:sz w:val="20"/>
                <w:szCs w:val="20"/>
              </w:rPr>
            </w:pPr>
            <w:r w:rsidDel="00000000" w:rsidR="00000000" w:rsidRPr="00000000">
              <w:rPr>
                <w:rtl w:val="0"/>
              </w:rPr>
            </w:r>
          </w:p>
          <w:p w:rsidR="00000000" w:rsidDel="00000000" w:rsidP="00000000" w:rsidRDefault="00000000" w:rsidRPr="00000000" w14:paraId="00000191">
            <w:pPr>
              <w:spacing w:line="360" w:lineRule="auto"/>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192">
            <w:pPr>
              <w:rPr>
                <w:sz w:val="20"/>
                <w:szCs w:val="20"/>
              </w:rPr>
            </w:pPr>
            <w:r w:rsidDel="00000000" w:rsidR="00000000" w:rsidRPr="00000000">
              <w:rPr>
                <w:rtl w:val="0"/>
              </w:rPr>
            </w:r>
          </w:p>
          <w:p w:rsidR="00000000" w:rsidDel="00000000" w:rsidP="00000000" w:rsidRDefault="00000000" w:rsidRPr="00000000" w14:paraId="00000193">
            <w:pPr>
              <w:rPr>
                <w:sz w:val="20"/>
                <w:szCs w:val="20"/>
              </w:rPr>
            </w:pPr>
            <w:r w:rsidDel="00000000" w:rsidR="00000000" w:rsidRPr="00000000">
              <w:rPr>
                <w:sz w:val="20"/>
                <w:szCs w:val="20"/>
                <w:rtl w:val="0"/>
              </w:rPr>
              <w:t xml:space="preserve">Preparación y ensamble del bolsillo</w:t>
            </w:r>
          </w:p>
        </w:tc>
        <w:tc>
          <w:tcPr/>
          <w:p w:rsidR="00000000" w:rsidDel="00000000" w:rsidP="00000000" w:rsidRDefault="00000000" w:rsidRPr="00000000" w14:paraId="00000194">
            <w:pPr>
              <w:jc w:val="both"/>
              <w:rPr>
                <w:sz w:val="20"/>
                <w:szCs w:val="20"/>
              </w:rPr>
            </w:pPr>
            <w:r w:rsidDel="00000000" w:rsidR="00000000" w:rsidRPr="00000000">
              <w:rPr>
                <w:sz w:val="20"/>
                <w:szCs w:val="20"/>
                <w:rtl w:val="0"/>
              </w:rPr>
              <w:t xml:space="preserve">1. Doblar a 1 cm y doblar nuevamente a 2 ½ cm, es decir, donde se hicieron las muescas en la parte de arriba del bolsillo.</w:t>
            </w:r>
          </w:p>
          <w:p w:rsidR="00000000" w:rsidDel="00000000" w:rsidP="00000000" w:rsidRDefault="00000000" w:rsidRPr="00000000" w14:paraId="00000195">
            <w:pPr>
              <w:jc w:val="both"/>
              <w:rPr>
                <w:sz w:val="20"/>
                <w:szCs w:val="20"/>
              </w:rPr>
            </w:pPr>
            <w:r w:rsidDel="00000000" w:rsidR="00000000" w:rsidRPr="00000000">
              <w:rPr>
                <w:sz w:val="20"/>
                <w:szCs w:val="20"/>
                <w:rtl w:val="0"/>
              </w:rPr>
              <w:t xml:space="preserve">2. Hacer un pespunte al orillo del dobladillo de 2 ½ cm.</w:t>
            </w:r>
          </w:p>
          <w:p w:rsidR="00000000" w:rsidDel="00000000" w:rsidP="00000000" w:rsidRDefault="00000000" w:rsidRPr="00000000" w14:paraId="00000196">
            <w:pPr>
              <w:jc w:val="both"/>
              <w:rPr>
                <w:sz w:val="20"/>
                <w:szCs w:val="20"/>
              </w:rPr>
            </w:pPr>
            <w:r w:rsidDel="00000000" w:rsidR="00000000" w:rsidRPr="00000000">
              <w:rPr>
                <w:sz w:val="20"/>
                <w:szCs w:val="20"/>
                <w:rtl w:val="0"/>
              </w:rPr>
              <w:t xml:space="preserve">3. Pegar bolsillo prehormado en los piquetes de la parte delantera izquierda de la camisa, realizando un pespunte a 1 /16 “al orillo del bolsillo y con remate en el inicio y final.</w:t>
            </w:r>
          </w:p>
        </w:tc>
      </w:tr>
      <w:tr>
        <w:trPr>
          <w:cantSplit w:val="0"/>
          <w:tblHeader w:val="0"/>
        </w:trPr>
        <w:tc>
          <w:tcPr/>
          <w:p w:rsidR="00000000" w:rsidDel="00000000" w:rsidP="00000000" w:rsidRDefault="00000000" w:rsidRPr="00000000" w14:paraId="00000197">
            <w:pPr>
              <w:spacing w:line="360" w:lineRule="auto"/>
              <w:jc w:val="center"/>
              <w:rPr>
                <w:sz w:val="20"/>
                <w:szCs w:val="20"/>
              </w:rPr>
            </w:pPr>
            <w:r w:rsidDel="00000000" w:rsidR="00000000" w:rsidRPr="00000000">
              <w:rPr>
                <w:rtl w:val="0"/>
              </w:rPr>
            </w:r>
          </w:p>
          <w:p w:rsidR="00000000" w:rsidDel="00000000" w:rsidP="00000000" w:rsidRDefault="00000000" w:rsidRPr="00000000" w14:paraId="00000198">
            <w:pPr>
              <w:spacing w:line="360" w:lineRule="auto"/>
              <w:jc w:val="center"/>
              <w:rPr>
                <w:sz w:val="20"/>
                <w:szCs w:val="20"/>
              </w:rPr>
            </w:pPr>
            <w:r w:rsidDel="00000000" w:rsidR="00000000" w:rsidRPr="00000000">
              <w:rPr>
                <w:sz w:val="20"/>
                <w:szCs w:val="20"/>
                <w:rtl w:val="0"/>
              </w:rPr>
              <w:t xml:space="preserve">4</w:t>
            </w:r>
          </w:p>
          <w:p w:rsidR="00000000" w:rsidDel="00000000" w:rsidP="00000000" w:rsidRDefault="00000000" w:rsidRPr="00000000" w14:paraId="00000199">
            <w:pPr>
              <w:spacing w:line="360" w:lineRule="auto"/>
              <w:jc w:val="center"/>
              <w:rPr>
                <w:sz w:val="20"/>
                <w:szCs w:val="20"/>
              </w:rPr>
            </w:pPr>
            <w:r w:rsidDel="00000000" w:rsidR="00000000" w:rsidRPr="00000000">
              <w:rPr>
                <w:rtl w:val="0"/>
              </w:rPr>
            </w:r>
          </w:p>
        </w:tc>
        <w:tc>
          <w:tcPr/>
          <w:p w:rsidR="00000000" w:rsidDel="00000000" w:rsidP="00000000" w:rsidRDefault="00000000" w:rsidRPr="00000000" w14:paraId="0000019A">
            <w:pPr>
              <w:rPr>
                <w:sz w:val="20"/>
                <w:szCs w:val="20"/>
              </w:rPr>
            </w:pPr>
            <w:r w:rsidDel="00000000" w:rsidR="00000000" w:rsidRPr="00000000">
              <w:rPr>
                <w:rtl w:val="0"/>
              </w:rPr>
            </w:r>
          </w:p>
          <w:p w:rsidR="00000000" w:rsidDel="00000000" w:rsidP="00000000" w:rsidRDefault="00000000" w:rsidRPr="00000000" w14:paraId="0000019B">
            <w:pPr>
              <w:rPr>
                <w:sz w:val="20"/>
                <w:szCs w:val="20"/>
              </w:rPr>
            </w:pPr>
            <w:r w:rsidDel="00000000" w:rsidR="00000000" w:rsidRPr="00000000">
              <w:rPr>
                <w:rtl w:val="0"/>
              </w:rPr>
            </w:r>
          </w:p>
          <w:p w:rsidR="00000000" w:rsidDel="00000000" w:rsidP="00000000" w:rsidRDefault="00000000" w:rsidRPr="00000000" w14:paraId="0000019C">
            <w:pPr>
              <w:rPr>
                <w:sz w:val="20"/>
                <w:szCs w:val="20"/>
              </w:rPr>
            </w:pPr>
            <w:r w:rsidDel="00000000" w:rsidR="00000000" w:rsidRPr="00000000">
              <w:rPr>
                <w:sz w:val="20"/>
                <w:szCs w:val="20"/>
                <w:rtl w:val="0"/>
              </w:rPr>
              <w:t xml:space="preserve">Preparación o ensamble de puño</w:t>
            </w:r>
          </w:p>
        </w:tc>
        <w:tc>
          <w:tcPr/>
          <w:p w:rsidR="00000000" w:rsidDel="00000000" w:rsidP="00000000" w:rsidRDefault="00000000" w:rsidRPr="00000000" w14:paraId="0000019D">
            <w:pPr>
              <w:jc w:val="both"/>
              <w:rPr>
                <w:sz w:val="20"/>
                <w:szCs w:val="20"/>
              </w:rPr>
            </w:pPr>
            <w:r w:rsidDel="00000000" w:rsidR="00000000" w:rsidRPr="00000000">
              <w:rPr>
                <w:sz w:val="20"/>
                <w:szCs w:val="20"/>
                <w:rtl w:val="0"/>
              </w:rPr>
              <w:t xml:space="preserve">1.Fusionar los puños vista, posicionando la entretela con el pegamento por el revés de la tela de los puños vistas.</w:t>
            </w:r>
          </w:p>
          <w:p w:rsidR="00000000" w:rsidDel="00000000" w:rsidP="00000000" w:rsidRDefault="00000000" w:rsidRPr="00000000" w14:paraId="0000019E">
            <w:pPr>
              <w:jc w:val="both"/>
              <w:rPr>
                <w:sz w:val="20"/>
                <w:szCs w:val="20"/>
              </w:rPr>
            </w:pPr>
            <w:r w:rsidDel="00000000" w:rsidR="00000000" w:rsidRPr="00000000">
              <w:rPr>
                <w:sz w:val="20"/>
                <w:szCs w:val="20"/>
                <w:rtl w:val="0"/>
              </w:rPr>
              <w:t xml:space="preserve">2. Dobladillar 1 cm la parte que quedó sin entretela para hacer el dobladillo.</w:t>
            </w:r>
          </w:p>
          <w:p w:rsidR="00000000" w:rsidDel="00000000" w:rsidP="00000000" w:rsidRDefault="00000000" w:rsidRPr="00000000" w14:paraId="0000019F">
            <w:pPr>
              <w:jc w:val="both"/>
              <w:rPr>
                <w:sz w:val="20"/>
                <w:szCs w:val="20"/>
              </w:rPr>
            </w:pPr>
            <w:r w:rsidDel="00000000" w:rsidR="00000000" w:rsidRPr="00000000">
              <w:rPr>
                <w:sz w:val="20"/>
                <w:szCs w:val="20"/>
                <w:rtl w:val="0"/>
              </w:rPr>
              <w:t xml:space="preserve">3. Colocar el puño forro con la vista hacia arriba.</w:t>
            </w:r>
          </w:p>
          <w:p w:rsidR="00000000" w:rsidDel="00000000" w:rsidP="00000000" w:rsidRDefault="00000000" w:rsidRPr="00000000" w14:paraId="000001A0">
            <w:pPr>
              <w:jc w:val="both"/>
              <w:rPr>
                <w:sz w:val="20"/>
                <w:szCs w:val="20"/>
              </w:rPr>
            </w:pPr>
            <w:r w:rsidDel="00000000" w:rsidR="00000000" w:rsidRPr="00000000">
              <w:rPr>
                <w:sz w:val="20"/>
                <w:szCs w:val="20"/>
                <w:rtl w:val="0"/>
              </w:rPr>
              <w:t xml:space="preserve">4. Colocar el puño vista hacia abajo, encima del puño forro.</w:t>
            </w:r>
          </w:p>
          <w:p w:rsidR="00000000" w:rsidDel="00000000" w:rsidP="00000000" w:rsidRDefault="00000000" w:rsidRPr="00000000" w14:paraId="000001A1">
            <w:pPr>
              <w:jc w:val="both"/>
              <w:rPr>
                <w:sz w:val="20"/>
                <w:szCs w:val="20"/>
              </w:rPr>
            </w:pPr>
            <w:r w:rsidDel="00000000" w:rsidR="00000000" w:rsidRPr="00000000">
              <w:rPr>
                <w:sz w:val="20"/>
                <w:szCs w:val="20"/>
                <w:rtl w:val="0"/>
              </w:rPr>
              <w:t xml:space="preserve">5. Coser el contorno del puño dejando ½ cm de pestaña en la parte de arriba.</w:t>
            </w:r>
          </w:p>
          <w:p w:rsidR="00000000" w:rsidDel="00000000" w:rsidP="00000000" w:rsidRDefault="00000000" w:rsidRPr="00000000" w14:paraId="000001A2">
            <w:pPr>
              <w:jc w:val="both"/>
              <w:rPr>
                <w:sz w:val="20"/>
                <w:szCs w:val="20"/>
              </w:rPr>
            </w:pPr>
            <w:r w:rsidDel="00000000" w:rsidR="00000000" w:rsidRPr="00000000">
              <w:rPr>
                <w:i w:val="1"/>
                <w:sz w:val="20"/>
                <w:szCs w:val="20"/>
                <w:rtl w:val="0"/>
              </w:rPr>
              <w:t xml:space="preserve">Nota: </w:t>
            </w:r>
            <w:r w:rsidDel="00000000" w:rsidR="00000000" w:rsidRPr="00000000">
              <w:rPr>
                <w:sz w:val="20"/>
                <w:szCs w:val="20"/>
                <w:rtl w:val="0"/>
              </w:rPr>
              <w:t xml:space="preserve">Rematar al principio y al final de cada costura y coser de la misma manera el otro puño.</w:t>
            </w:r>
          </w:p>
          <w:p w:rsidR="00000000" w:rsidDel="00000000" w:rsidP="00000000" w:rsidRDefault="00000000" w:rsidRPr="00000000" w14:paraId="000001A3">
            <w:pPr>
              <w:jc w:val="both"/>
              <w:rPr>
                <w:sz w:val="20"/>
                <w:szCs w:val="20"/>
              </w:rPr>
            </w:pPr>
            <w:r w:rsidDel="00000000" w:rsidR="00000000" w:rsidRPr="00000000">
              <w:rPr>
                <w:sz w:val="20"/>
                <w:szCs w:val="20"/>
                <w:rtl w:val="0"/>
              </w:rPr>
              <w:t xml:space="preserve">6. Si el puño es de puntas redondas, tengan mucho cuidado al pasar la costura para que no pierdan la forma.</w:t>
            </w:r>
          </w:p>
          <w:p w:rsidR="00000000" w:rsidDel="00000000" w:rsidP="00000000" w:rsidRDefault="00000000" w:rsidRPr="00000000" w14:paraId="000001A4">
            <w:pPr>
              <w:widowControl w:val="0"/>
              <w:jc w:val="both"/>
              <w:rPr>
                <w:sz w:val="20"/>
                <w:szCs w:val="20"/>
              </w:rPr>
            </w:pPr>
            <w:r w:rsidDel="00000000" w:rsidR="00000000" w:rsidRPr="00000000">
              <w:rPr>
                <w:sz w:val="20"/>
                <w:szCs w:val="20"/>
                <w:rtl w:val="0"/>
              </w:rPr>
              <w:t xml:space="preserve">7. Voltear los puños, revisar que las curvas de los puños queden iguales, un lado contra el otro.</w:t>
            </w:r>
          </w:p>
          <w:p w:rsidR="00000000" w:rsidDel="00000000" w:rsidP="00000000" w:rsidRDefault="00000000" w:rsidRPr="00000000" w14:paraId="000001A5">
            <w:pPr>
              <w:jc w:val="both"/>
              <w:rPr>
                <w:sz w:val="20"/>
                <w:szCs w:val="20"/>
              </w:rPr>
            </w:pPr>
            <w:r w:rsidDel="00000000" w:rsidR="00000000" w:rsidRPr="00000000">
              <w:rPr>
                <w:sz w:val="20"/>
                <w:szCs w:val="20"/>
                <w:rtl w:val="0"/>
              </w:rPr>
              <w:t xml:space="preserve">8. Planchar los puños y pasar un pespunte, alrededor de la orilla de los puños para mejor acabado. Este pespunte puede variar según las especificaciones técnicas 1/16 “o 1/4“. Este pespunte regularmente es igual al del cuello.</w:t>
            </w:r>
          </w:p>
        </w:tc>
      </w:tr>
      <w:tr>
        <w:trPr>
          <w:cantSplit w:val="0"/>
          <w:tblHeader w:val="0"/>
        </w:trPr>
        <w:tc>
          <w:tcPr/>
          <w:p w:rsidR="00000000" w:rsidDel="00000000" w:rsidP="00000000" w:rsidRDefault="00000000" w:rsidRPr="00000000" w14:paraId="000001A6">
            <w:pPr>
              <w:spacing w:line="360" w:lineRule="auto"/>
              <w:jc w:val="center"/>
              <w:rPr>
                <w:sz w:val="20"/>
                <w:szCs w:val="20"/>
              </w:rPr>
            </w:pPr>
            <w:r w:rsidDel="00000000" w:rsidR="00000000" w:rsidRPr="00000000">
              <w:rPr>
                <w:rtl w:val="0"/>
              </w:rPr>
            </w:r>
          </w:p>
          <w:p w:rsidR="00000000" w:rsidDel="00000000" w:rsidP="00000000" w:rsidRDefault="00000000" w:rsidRPr="00000000" w14:paraId="000001A7">
            <w:pPr>
              <w:spacing w:line="360" w:lineRule="auto"/>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1A8">
            <w:pPr>
              <w:rPr>
                <w:sz w:val="20"/>
                <w:szCs w:val="20"/>
              </w:rPr>
            </w:pPr>
            <w:r w:rsidDel="00000000" w:rsidR="00000000" w:rsidRPr="00000000">
              <w:rPr>
                <w:rtl w:val="0"/>
              </w:rPr>
            </w:r>
          </w:p>
          <w:p w:rsidR="00000000" w:rsidDel="00000000" w:rsidP="00000000" w:rsidRDefault="00000000" w:rsidRPr="00000000" w14:paraId="000001A9">
            <w:pPr>
              <w:rPr>
                <w:sz w:val="20"/>
                <w:szCs w:val="20"/>
              </w:rPr>
            </w:pPr>
            <w:r w:rsidDel="00000000" w:rsidR="00000000" w:rsidRPr="00000000">
              <w:rPr>
                <w:rtl w:val="0"/>
              </w:rPr>
            </w:r>
          </w:p>
          <w:p w:rsidR="00000000" w:rsidDel="00000000" w:rsidP="00000000" w:rsidRDefault="00000000" w:rsidRPr="00000000" w14:paraId="000001AA">
            <w:pPr>
              <w:rPr>
                <w:sz w:val="20"/>
                <w:szCs w:val="20"/>
              </w:rPr>
            </w:pPr>
            <w:r w:rsidDel="00000000" w:rsidR="00000000" w:rsidRPr="00000000">
              <w:rPr>
                <w:sz w:val="20"/>
                <w:szCs w:val="20"/>
                <w:rtl w:val="0"/>
              </w:rPr>
              <w:t xml:space="preserve">Preparación de espalda</w:t>
            </w:r>
          </w:p>
        </w:tc>
        <w:tc>
          <w:tcPr/>
          <w:p w:rsidR="00000000" w:rsidDel="00000000" w:rsidP="00000000" w:rsidRDefault="00000000" w:rsidRPr="00000000" w14:paraId="000001AB">
            <w:pPr>
              <w:jc w:val="both"/>
              <w:rPr>
                <w:i w:val="1"/>
                <w:sz w:val="20"/>
                <w:szCs w:val="20"/>
              </w:rPr>
            </w:pPr>
            <w:r w:rsidDel="00000000" w:rsidR="00000000" w:rsidRPr="00000000">
              <w:rPr>
                <w:sz w:val="20"/>
                <w:szCs w:val="20"/>
                <w:rtl w:val="0"/>
              </w:rPr>
              <w:t xml:space="preserve">1. Pegar marquilla si se tiene al centro de la almilla o canesú forro por el derecho de la tela. </w:t>
            </w:r>
            <w:r w:rsidDel="00000000" w:rsidR="00000000" w:rsidRPr="00000000">
              <w:rPr>
                <w:i w:val="1"/>
                <w:sz w:val="20"/>
                <w:szCs w:val="20"/>
                <w:rtl w:val="0"/>
              </w:rPr>
              <w:t xml:space="preserve">Canesú o almilla forro con la vista tela hacia arriba</w:t>
            </w:r>
          </w:p>
          <w:p w:rsidR="00000000" w:rsidDel="00000000" w:rsidP="00000000" w:rsidRDefault="00000000" w:rsidRPr="00000000" w14:paraId="000001AC">
            <w:pPr>
              <w:jc w:val="both"/>
              <w:rPr>
                <w:sz w:val="20"/>
                <w:szCs w:val="20"/>
              </w:rPr>
            </w:pPr>
            <w:r w:rsidDel="00000000" w:rsidR="00000000" w:rsidRPr="00000000">
              <w:rPr>
                <w:sz w:val="20"/>
                <w:szCs w:val="20"/>
                <w:rtl w:val="0"/>
              </w:rPr>
              <w:t xml:space="preserve">2. Coser el pliegue o tablón de la espalda.</w:t>
            </w:r>
          </w:p>
          <w:p w:rsidR="00000000" w:rsidDel="00000000" w:rsidP="00000000" w:rsidRDefault="00000000" w:rsidRPr="00000000" w14:paraId="000001AD">
            <w:pPr>
              <w:jc w:val="both"/>
              <w:rPr>
                <w:sz w:val="20"/>
                <w:szCs w:val="20"/>
              </w:rPr>
            </w:pPr>
            <w:r w:rsidDel="00000000" w:rsidR="00000000" w:rsidRPr="00000000">
              <w:rPr>
                <w:sz w:val="20"/>
                <w:szCs w:val="20"/>
                <w:rtl w:val="0"/>
              </w:rPr>
              <w:t xml:space="preserve">3. Doblar las dos marcas de la espalda.</w:t>
            </w:r>
          </w:p>
          <w:p w:rsidR="00000000" w:rsidDel="00000000" w:rsidP="00000000" w:rsidRDefault="00000000" w:rsidRPr="00000000" w14:paraId="000001AE">
            <w:pPr>
              <w:jc w:val="both"/>
              <w:rPr>
                <w:sz w:val="20"/>
                <w:szCs w:val="20"/>
              </w:rPr>
            </w:pPr>
            <w:r w:rsidDel="00000000" w:rsidR="00000000" w:rsidRPr="00000000">
              <w:rPr>
                <w:sz w:val="20"/>
                <w:szCs w:val="20"/>
                <w:rtl w:val="0"/>
              </w:rPr>
              <w:t xml:space="preserve">4. Cuidar que coincidan con la marca o piquetes del medio, hacer una costura de ½ cm encima del tablón o pliegue o fuelle, en la parte alta de la espalda, no olvidar rematar al inicio y al final de la costura.</w:t>
            </w:r>
          </w:p>
          <w:p w:rsidR="00000000" w:rsidDel="00000000" w:rsidP="00000000" w:rsidRDefault="00000000" w:rsidRPr="00000000" w14:paraId="000001AF">
            <w:pPr>
              <w:jc w:val="both"/>
              <w:rPr>
                <w:sz w:val="20"/>
                <w:szCs w:val="20"/>
              </w:rPr>
            </w:pPr>
            <w:r w:rsidDel="00000000" w:rsidR="00000000" w:rsidRPr="00000000">
              <w:rPr>
                <w:sz w:val="20"/>
                <w:szCs w:val="20"/>
                <w:rtl w:val="0"/>
              </w:rPr>
              <w:t xml:space="preserve">5. Colocar el forro de la bata con la vista hacia arriba, colocar la espalda con la vista hacia arriba, colocar la bata vista con la vista de la tela hacia abajo.</w:t>
            </w:r>
          </w:p>
          <w:p w:rsidR="00000000" w:rsidDel="00000000" w:rsidP="00000000" w:rsidRDefault="00000000" w:rsidRPr="00000000" w14:paraId="000001B0">
            <w:pPr>
              <w:jc w:val="both"/>
              <w:rPr>
                <w:sz w:val="20"/>
                <w:szCs w:val="20"/>
              </w:rPr>
            </w:pPr>
            <w:r w:rsidDel="00000000" w:rsidR="00000000" w:rsidRPr="00000000">
              <w:rPr>
                <w:sz w:val="20"/>
                <w:szCs w:val="20"/>
                <w:rtl w:val="0"/>
              </w:rPr>
              <w:t xml:space="preserve">6. Juntar las 3 piezas para que queden parejas.</w:t>
            </w:r>
          </w:p>
          <w:p w:rsidR="00000000" w:rsidDel="00000000" w:rsidP="00000000" w:rsidRDefault="00000000" w:rsidRPr="00000000" w14:paraId="000001B1">
            <w:pPr>
              <w:jc w:val="both"/>
              <w:rPr>
                <w:sz w:val="20"/>
                <w:szCs w:val="20"/>
              </w:rPr>
            </w:pPr>
            <w:r w:rsidDel="00000000" w:rsidR="00000000" w:rsidRPr="00000000">
              <w:rPr>
                <w:sz w:val="20"/>
                <w:szCs w:val="20"/>
                <w:rtl w:val="0"/>
              </w:rPr>
              <w:t xml:space="preserve">7. Unir con una costura dejando 1 cm de pestaña, rematando al inicio y al final.</w:t>
            </w:r>
          </w:p>
          <w:p w:rsidR="00000000" w:rsidDel="00000000" w:rsidP="00000000" w:rsidRDefault="00000000" w:rsidRPr="00000000" w14:paraId="000001B2">
            <w:pPr>
              <w:jc w:val="both"/>
              <w:rPr>
                <w:sz w:val="20"/>
                <w:szCs w:val="20"/>
              </w:rPr>
            </w:pPr>
            <w:r w:rsidDel="00000000" w:rsidR="00000000" w:rsidRPr="00000000">
              <w:rPr>
                <w:sz w:val="20"/>
                <w:szCs w:val="20"/>
                <w:rtl w:val="0"/>
              </w:rPr>
              <w:t xml:space="preserve">8. Pespunte pasando la costura en la orilla del canesú.</w:t>
            </w:r>
          </w:p>
        </w:tc>
      </w:tr>
      <w:tr>
        <w:trPr>
          <w:cantSplit w:val="0"/>
          <w:tblHeader w:val="0"/>
        </w:trPr>
        <w:tc>
          <w:tcPr/>
          <w:p w:rsidR="00000000" w:rsidDel="00000000" w:rsidP="00000000" w:rsidRDefault="00000000" w:rsidRPr="00000000" w14:paraId="000001B3">
            <w:pPr>
              <w:spacing w:line="360" w:lineRule="auto"/>
              <w:jc w:val="center"/>
              <w:rPr>
                <w:sz w:val="20"/>
                <w:szCs w:val="20"/>
              </w:rPr>
            </w:pPr>
            <w:r w:rsidDel="00000000" w:rsidR="00000000" w:rsidRPr="00000000">
              <w:rPr>
                <w:rtl w:val="0"/>
              </w:rPr>
            </w:r>
          </w:p>
          <w:p w:rsidR="00000000" w:rsidDel="00000000" w:rsidP="00000000" w:rsidRDefault="00000000" w:rsidRPr="00000000" w14:paraId="000001B4">
            <w:pPr>
              <w:spacing w:line="360" w:lineRule="auto"/>
              <w:jc w:val="center"/>
              <w:rPr>
                <w:sz w:val="20"/>
                <w:szCs w:val="20"/>
              </w:rPr>
            </w:pPr>
            <w:r w:rsidDel="00000000" w:rsidR="00000000" w:rsidRPr="00000000">
              <w:rPr>
                <w:sz w:val="20"/>
                <w:szCs w:val="20"/>
                <w:rtl w:val="0"/>
              </w:rPr>
              <w:t xml:space="preserve">6</w:t>
            </w:r>
          </w:p>
          <w:p w:rsidR="00000000" w:rsidDel="00000000" w:rsidP="00000000" w:rsidRDefault="00000000" w:rsidRPr="00000000" w14:paraId="000001B5">
            <w:pPr>
              <w:spacing w:line="360" w:lineRule="auto"/>
              <w:jc w:val="center"/>
              <w:rPr>
                <w:sz w:val="20"/>
                <w:szCs w:val="20"/>
              </w:rPr>
            </w:pPr>
            <w:r w:rsidDel="00000000" w:rsidR="00000000" w:rsidRPr="00000000">
              <w:rPr>
                <w:rtl w:val="0"/>
              </w:rPr>
            </w:r>
          </w:p>
          <w:p w:rsidR="00000000" w:rsidDel="00000000" w:rsidP="00000000" w:rsidRDefault="00000000" w:rsidRPr="00000000" w14:paraId="000001B6">
            <w:pPr>
              <w:spacing w:line="360" w:lineRule="auto"/>
              <w:jc w:val="center"/>
              <w:rPr>
                <w:sz w:val="20"/>
                <w:szCs w:val="20"/>
              </w:rPr>
            </w:pPr>
            <w:r w:rsidDel="00000000" w:rsidR="00000000" w:rsidRPr="00000000">
              <w:rPr>
                <w:rtl w:val="0"/>
              </w:rPr>
            </w:r>
          </w:p>
          <w:p w:rsidR="00000000" w:rsidDel="00000000" w:rsidP="00000000" w:rsidRDefault="00000000" w:rsidRPr="00000000" w14:paraId="000001B7">
            <w:pPr>
              <w:spacing w:line="360" w:lineRule="auto"/>
              <w:jc w:val="center"/>
              <w:rPr>
                <w:sz w:val="20"/>
                <w:szCs w:val="20"/>
              </w:rPr>
            </w:pPr>
            <w:r w:rsidDel="00000000" w:rsidR="00000000" w:rsidRPr="00000000">
              <w:rPr>
                <w:rtl w:val="0"/>
              </w:rPr>
            </w:r>
          </w:p>
          <w:p w:rsidR="00000000" w:rsidDel="00000000" w:rsidP="00000000" w:rsidRDefault="00000000" w:rsidRPr="00000000" w14:paraId="000001B8">
            <w:pPr>
              <w:spacing w:line="360" w:lineRule="auto"/>
              <w:jc w:val="center"/>
              <w:rPr>
                <w:sz w:val="20"/>
                <w:szCs w:val="20"/>
              </w:rPr>
            </w:pPr>
            <w:r w:rsidDel="00000000" w:rsidR="00000000" w:rsidRPr="00000000">
              <w:rPr>
                <w:rtl w:val="0"/>
              </w:rPr>
            </w:r>
          </w:p>
          <w:p w:rsidR="00000000" w:rsidDel="00000000" w:rsidP="00000000" w:rsidRDefault="00000000" w:rsidRPr="00000000" w14:paraId="000001B9">
            <w:pPr>
              <w:spacing w:line="360" w:lineRule="auto"/>
              <w:jc w:val="center"/>
              <w:rPr>
                <w:sz w:val="20"/>
                <w:szCs w:val="20"/>
              </w:rPr>
            </w:pPr>
            <w:r w:rsidDel="00000000" w:rsidR="00000000" w:rsidRPr="00000000">
              <w:rPr>
                <w:rtl w:val="0"/>
              </w:rPr>
            </w:r>
          </w:p>
          <w:p w:rsidR="00000000" w:rsidDel="00000000" w:rsidP="00000000" w:rsidRDefault="00000000" w:rsidRPr="00000000" w14:paraId="000001BA">
            <w:pPr>
              <w:spacing w:line="360" w:lineRule="auto"/>
              <w:jc w:val="center"/>
              <w:rPr>
                <w:sz w:val="20"/>
                <w:szCs w:val="20"/>
              </w:rPr>
            </w:pPr>
            <w:r w:rsidDel="00000000" w:rsidR="00000000" w:rsidRPr="00000000">
              <w:rPr>
                <w:rtl w:val="0"/>
              </w:rPr>
            </w:r>
          </w:p>
          <w:p w:rsidR="00000000" w:rsidDel="00000000" w:rsidP="00000000" w:rsidRDefault="00000000" w:rsidRPr="00000000" w14:paraId="000001BB">
            <w:pPr>
              <w:spacing w:line="360" w:lineRule="auto"/>
              <w:jc w:val="center"/>
              <w:rPr>
                <w:sz w:val="20"/>
                <w:szCs w:val="20"/>
              </w:rPr>
            </w:pPr>
            <w:r w:rsidDel="00000000" w:rsidR="00000000" w:rsidRPr="00000000">
              <w:rPr>
                <w:rtl w:val="0"/>
              </w:rPr>
            </w:r>
          </w:p>
        </w:tc>
        <w:tc>
          <w:tcPr/>
          <w:p w:rsidR="00000000" w:rsidDel="00000000" w:rsidP="00000000" w:rsidRDefault="00000000" w:rsidRPr="00000000" w14:paraId="000001BC">
            <w:pPr>
              <w:rPr>
                <w:sz w:val="20"/>
                <w:szCs w:val="20"/>
              </w:rPr>
            </w:pPr>
            <w:r w:rsidDel="00000000" w:rsidR="00000000" w:rsidRPr="00000000">
              <w:rPr>
                <w:rtl w:val="0"/>
              </w:rPr>
            </w:r>
          </w:p>
          <w:p w:rsidR="00000000" w:rsidDel="00000000" w:rsidP="00000000" w:rsidRDefault="00000000" w:rsidRPr="00000000" w14:paraId="000001BD">
            <w:pPr>
              <w:rPr>
                <w:sz w:val="20"/>
                <w:szCs w:val="20"/>
              </w:rPr>
            </w:pPr>
            <w:r w:rsidDel="00000000" w:rsidR="00000000" w:rsidRPr="00000000">
              <w:rPr>
                <w:sz w:val="20"/>
                <w:szCs w:val="20"/>
                <w:rtl w:val="0"/>
              </w:rPr>
              <w:t xml:space="preserve">Preparación de portañuela</w:t>
            </w:r>
          </w:p>
          <w:p w:rsidR="00000000" w:rsidDel="00000000" w:rsidP="00000000" w:rsidRDefault="00000000" w:rsidRPr="00000000" w14:paraId="000001BE">
            <w:pPr>
              <w:rPr>
                <w:sz w:val="20"/>
                <w:szCs w:val="20"/>
              </w:rPr>
            </w:pPr>
            <w:r w:rsidDel="00000000" w:rsidR="00000000" w:rsidRPr="00000000">
              <w:rPr>
                <w:rtl w:val="0"/>
              </w:rPr>
            </w:r>
          </w:p>
          <w:p w:rsidR="00000000" w:rsidDel="00000000" w:rsidP="00000000" w:rsidRDefault="00000000" w:rsidRPr="00000000" w14:paraId="000001BF">
            <w:pPr>
              <w:rPr>
                <w:sz w:val="20"/>
                <w:szCs w:val="20"/>
              </w:rPr>
            </w:pPr>
            <w:r w:rsidDel="00000000" w:rsidR="00000000" w:rsidRPr="00000000">
              <w:rPr>
                <w:rtl w:val="0"/>
              </w:rPr>
            </w:r>
          </w:p>
          <w:p w:rsidR="00000000" w:rsidDel="00000000" w:rsidP="00000000" w:rsidRDefault="00000000" w:rsidRPr="00000000" w14:paraId="000001C0">
            <w:pPr>
              <w:rPr>
                <w:sz w:val="20"/>
                <w:szCs w:val="20"/>
              </w:rPr>
            </w:pPr>
            <w:r w:rsidDel="00000000" w:rsidR="00000000" w:rsidRPr="00000000">
              <w:rPr>
                <w:rtl w:val="0"/>
              </w:rPr>
            </w:r>
          </w:p>
          <w:p w:rsidR="00000000" w:rsidDel="00000000" w:rsidP="00000000" w:rsidRDefault="00000000" w:rsidRPr="00000000" w14:paraId="000001C1">
            <w:pPr>
              <w:rPr>
                <w:sz w:val="20"/>
                <w:szCs w:val="20"/>
              </w:rPr>
            </w:pPr>
            <w:r w:rsidDel="00000000" w:rsidR="00000000" w:rsidRPr="00000000">
              <w:rPr>
                <w:rtl w:val="0"/>
              </w:rPr>
            </w:r>
          </w:p>
          <w:p w:rsidR="00000000" w:rsidDel="00000000" w:rsidP="00000000" w:rsidRDefault="00000000" w:rsidRPr="00000000" w14:paraId="000001C2">
            <w:pPr>
              <w:rPr>
                <w:sz w:val="20"/>
                <w:szCs w:val="20"/>
              </w:rPr>
            </w:pPr>
            <w:r w:rsidDel="00000000" w:rsidR="00000000" w:rsidRPr="00000000">
              <w:rPr>
                <w:rtl w:val="0"/>
              </w:rPr>
            </w:r>
          </w:p>
          <w:p w:rsidR="00000000" w:rsidDel="00000000" w:rsidP="00000000" w:rsidRDefault="00000000" w:rsidRPr="00000000" w14:paraId="000001C3">
            <w:pPr>
              <w:rPr>
                <w:sz w:val="20"/>
                <w:szCs w:val="20"/>
              </w:rPr>
            </w:pPr>
            <w:r w:rsidDel="00000000" w:rsidR="00000000" w:rsidRPr="00000000">
              <w:rPr>
                <w:rtl w:val="0"/>
              </w:rPr>
            </w:r>
          </w:p>
          <w:p w:rsidR="00000000" w:rsidDel="00000000" w:rsidP="00000000" w:rsidRDefault="00000000" w:rsidRPr="00000000" w14:paraId="000001C4">
            <w:pPr>
              <w:rPr>
                <w:sz w:val="20"/>
                <w:szCs w:val="20"/>
              </w:rPr>
            </w:pPr>
            <w:r w:rsidDel="00000000" w:rsidR="00000000" w:rsidRPr="00000000">
              <w:rPr>
                <w:rtl w:val="0"/>
              </w:rPr>
            </w:r>
          </w:p>
        </w:tc>
        <w:tc>
          <w:tcPr/>
          <w:p w:rsidR="00000000" w:rsidDel="00000000" w:rsidP="00000000" w:rsidRDefault="00000000" w:rsidRPr="00000000" w14:paraId="000001C5">
            <w:pPr>
              <w:jc w:val="both"/>
              <w:rPr>
                <w:sz w:val="20"/>
                <w:szCs w:val="20"/>
              </w:rPr>
            </w:pPr>
            <w:r w:rsidDel="00000000" w:rsidR="00000000" w:rsidRPr="00000000">
              <w:rPr>
                <w:sz w:val="20"/>
                <w:szCs w:val="20"/>
                <w:rtl w:val="0"/>
              </w:rPr>
              <w:t xml:space="preserve">1. Doblar y planchar las portañuelas a 1 cm de ambos lados de las aletillas hacia el revés de la tela.</w:t>
            </w:r>
          </w:p>
          <w:p w:rsidR="00000000" w:rsidDel="00000000" w:rsidP="00000000" w:rsidRDefault="00000000" w:rsidRPr="00000000" w14:paraId="000001C6">
            <w:pPr>
              <w:jc w:val="both"/>
              <w:rPr>
                <w:sz w:val="20"/>
                <w:szCs w:val="20"/>
              </w:rPr>
            </w:pPr>
            <w:r w:rsidDel="00000000" w:rsidR="00000000" w:rsidRPr="00000000">
              <w:rPr>
                <w:sz w:val="20"/>
                <w:szCs w:val="20"/>
                <w:rtl w:val="0"/>
              </w:rPr>
              <w:t xml:space="preserve">2. Coser primero manga y portañuela: Por uno de los lados planchados, pongan la manga con vista hacia abajo, y aletilla vista hacia abajo con una pestaña de 1 cm al pasar la costura por la “y” o marca.</w:t>
            </w:r>
          </w:p>
          <w:p w:rsidR="00000000" w:rsidDel="00000000" w:rsidP="00000000" w:rsidRDefault="00000000" w:rsidRPr="00000000" w14:paraId="000001C7">
            <w:pPr>
              <w:jc w:val="both"/>
              <w:rPr>
                <w:sz w:val="20"/>
                <w:szCs w:val="20"/>
              </w:rPr>
            </w:pPr>
            <w:r w:rsidDel="00000000" w:rsidR="00000000" w:rsidRPr="00000000">
              <w:rPr>
                <w:sz w:val="20"/>
                <w:szCs w:val="20"/>
                <w:rtl w:val="0"/>
              </w:rPr>
              <w:t xml:space="preserve">3. Voltear la portañuela y la manga y hagan sobrecostura, al filo de la aletilla, teniendo cuidado que la costura de abajo no se salga.</w:t>
            </w:r>
          </w:p>
          <w:p w:rsidR="00000000" w:rsidDel="00000000" w:rsidP="00000000" w:rsidRDefault="00000000" w:rsidRPr="00000000" w14:paraId="000001C8">
            <w:pPr>
              <w:jc w:val="both"/>
              <w:rPr>
                <w:sz w:val="20"/>
                <w:szCs w:val="20"/>
              </w:rPr>
            </w:pPr>
            <w:r w:rsidDel="00000000" w:rsidR="00000000" w:rsidRPr="00000000">
              <w:rPr>
                <w:sz w:val="20"/>
                <w:szCs w:val="20"/>
                <w:rtl w:val="0"/>
              </w:rPr>
              <w:t xml:space="preserve">4. Encimar la aletilla para formar el pico, de tal manera que se identifique aletilla sobre aletilla. Debe quedar el pico de aletilla sobre aletilla para hacer el pespunte.</w:t>
            </w:r>
          </w:p>
          <w:p w:rsidR="00000000" w:rsidDel="00000000" w:rsidP="00000000" w:rsidRDefault="00000000" w:rsidRPr="00000000" w14:paraId="000001C9">
            <w:pPr>
              <w:jc w:val="both"/>
              <w:rPr>
                <w:sz w:val="20"/>
                <w:szCs w:val="20"/>
              </w:rPr>
            </w:pPr>
            <w:r w:rsidDel="00000000" w:rsidR="00000000" w:rsidRPr="00000000">
              <w:rPr>
                <w:sz w:val="20"/>
                <w:szCs w:val="20"/>
                <w:rtl w:val="0"/>
              </w:rPr>
              <w:t xml:space="preserve">5. El pico de la portañuela se forma con los dedos acomodando la parte de inferior con la parte superior se forma el pico.</w:t>
            </w:r>
          </w:p>
          <w:p w:rsidR="00000000" w:rsidDel="00000000" w:rsidP="00000000" w:rsidRDefault="00000000" w:rsidRPr="00000000" w14:paraId="000001CA">
            <w:pPr>
              <w:jc w:val="both"/>
              <w:rPr>
                <w:sz w:val="20"/>
                <w:szCs w:val="20"/>
              </w:rPr>
            </w:pPr>
            <w:r w:rsidDel="00000000" w:rsidR="00000000" w:rsidRPr="00000000">
              <w:rPr>
                <w:sz w:val="20"/>
                <w:szCs w:val="20"/>
                <w:rtl w:val="0"/>
              </w:rPr>
              <w:t xml:space="preserve">6. Pasar pespunte al filo u orillo del pico de la portañuela y continuar hasta los 3 cm hacia abajo.</w:t>
            </w:r>
          </w:p>
          <w:p w:rsidR="00000000" w:rsidDel="00000000" w:rsidP="00000000" w:rsidRDefault="00000000" w:rsidRPr="00000000" w14:paraId="000001CB">
            <w:pPr>
              <w:jc w:val="both"/>
              <w:rPr>
                <w:sz w:val="20"/>
                <w:szCs w:val="20"/>
              </w:rPr>
            </w:pPr>
            <w:r w:rsidDel="00000000" w:rsidR="00000000" w:rsidRPr="00000000">
              <w:rPr>
                <w:sz w:val="20"/>
                <w:szCs w:val="20"/>
                <w:rtl w:val="0"/>
              </w:rPr>
              <w:t xml:space="preserve">7. Cruzar la aletilla y terminar el pespunte donde empezaron.</w:t>
            </w:r>
          </w:p>
        </w:tc>
      </w:tr>
      <w:sdt>
        <w:sdtPr>
          <w:tag w:val="goog_rdk_21"/>
        </w:sdtPr>
        <w:sdtContent>
          <w:tr>
            <w:trPr>
              <w:cantSplit w:val="0"/>
              <w:tblHeader w:val="0"/>
              <w:del w:author="María Inés Machado López" w:id="0" w:date="2021-07-26T11:40:00Z"/>
            </w:trPr>
            <w:tc>
              <w:tcPr>
                <w:gridSpan w:val="3"/>
                <w:shd w:fill="dbe5f1" w:val="clear"/>
              </w:tcPr>
              <w:sdt>
                <w:sdtPr>
                  <w:tag w:val="goog_rdk_23"/>
                </w:sdtPr>
                <w:sdtContent>
                  <w:p w:rsidR="00000000" w:rsidDel="00000000" w:rsidP="00000000" w:rsidRDefault="00000000" w:rsidRPr="00000000" w14:paraId="000001CC">
                    <w:pPr>
                      <w:spacing w:line="360" w:lineRule="auto"/>
                      <w:jc w:val="center"/>
                      <w:rPr>
                        <w:del w:author="María Inés Machado López" w:id="0" w:date="2021-07-26T11:40:00Z"/>
                        <w:sz w:val="20"/>
                        <w:szCs w:val="20"/>
                      </w:rPr>
                    </w:pPr>
                    <w:sdt>
                      <w:sdtPr>
                        <w:tag w:val="goog_rdk_22"/>
                      </w:sdtPr>
                      <w:sdtContent>
                        <w:del w:author="María Inés Machado López" w:id="0" w:date="2021-07-26T11:40:00Z">
                          <w:r w:rsidDel="00000000" w:rsidR="00000000" w:rsidRPr="00000000">
                            <w:rPr>
                              <w:rtl w:val="0"/>
                            </w:rPr>
                          </w:r>
                        </w:del>
                      </w:sdtContent>
                    </w:sdt>
                  </w:p>
                </w:sdtContent>
              </w:sdt>
              <w:sdt>
                <w:sdtPr>
                  <w:tag w:val="goog_rdk_26"/>
                </w:sdtPr>
                <w:sdtContent>
                  <w:p w:rsidR="00000000" w:rsidDel="00000000" w:rsidP="00000000" w:rsidRDefault="00000000" w:rsidRPr="00000000" w14:paraId="000001CD">
                    <w:pPr>
                      <w:spacing w:line="360" w:lineRule="auto"/>
                      <w:jc w:val="center"/>
                      <w:rPr>
                        <w:del w:author="María Inés Machado López" w:id="0" w:date="2021-07-26T11:40:00Z"/>
                        <w:sz w:val="20"/>
                        <w:szCs w:val="20"/>
                        <w:highlight w:val="yellow"/>
                      </w:rPr>
                    </w:pPr>
                    <w:sdt>
                      <w:sdtPr>
                        <w:tag w:val="goog_rdk_24"/>
                      </w:sdtPr>
                      <w:sdtContent>
                        <w:del w:author="María Inés Machado López" w:id="0" w:date="2021-07-26T11:40:00Z">
                          <w:r w:rsidDel="00000000" w:rsidR="00000000" w:rsidRPr="00000000">
                            <w:rPr>
                              <w:sz w:val="20"/>
                              <w:szCs w:val="20"/>
                              <w:highlight w:val="yellow"/>
                              <w:rtl w:val="0"/>
                            </w:rPr>
                            <w:delText xml:space="preserve">LLAMADOS A LA ACCIÓN (Videos de la red de producción del </w:delText>
                          </w:r>
                        </w:del>
                        <w:sdt>
                          <w:sdtPr>
                            <w:tag w:val="goog_rdk_25"/>
                          </w:sdtPr>
                          <w:sdtContent>
                            <w:commentRangeStart w:id="20"/>
                          </w:sdtContent>
                        </w:sdt>
                        <w:del w:author="María Inés Machado López" w:id="0" w:date="2021-07-26T11:40:00Z">
                          <w:r w:rsidDel="00000000" w:rsidR="00000000" w:rsidRPr="00000000">
                            <w:rPr>
                              <w:sz w:val="20"/>
                              <w:szCs w:val="20"/>
                              <w:highlight w:val="yellow"/>
                              <w:rtl w:val="0"/>
                            </w:rPr>
                            <w:delText xml:space="preserve">SENA</w:delText>
                          </w:r>
                          <w:commentRangeEnd w:id="20"/>
                          <w:r w:rsidDel="00000000" w:rsidR="00000000" w:rsidRPr="00000000">
                            <w:commentReference w:id="20"/>
                          </w:r>
                          <w:r w:rsidDel="00000000" w:rsidR="00000000" w:rsidRPr="00000000">
                            <w:rPr>
                              <w:sz w:val="20"/>
                              <w:szCs w:val="20"/>
                              <w:highlight w:val="yellow"/>
                              <w:rtl w:val="0"/>
                            </w:rPr>
                            <w:delText xml:space="preserve">)</w:delText>
                          </w:r>
                        </w:del>
                      </w:sdtContent>
                    </w:sdt>
                  </w:p>
                </w:sdtContent>
              </w:sdt>
              <w:sdt>
                <w:sdtPr>
                  <w:tag w:val="goog_rdk_28"/>
                </w:sdtPr>
                <w:sdtContent>
                  <w:p w:rsidR="00000000" w:rsidDel="00000000" w:rsidP="00000000" w:rsidRDefault="00000000" w:rsidRPr="00000000" w14:paraId="000001CE">
                    <w:pPr>
                      <w:spacing w:line="360" w:lineRule="auto"/>
                      <w:jc w:val="both"/>
                      <w:rPr>
                        <w:del w:author="María Inés Machado López" w:id="0" w:date="2021-07-26T11:40:00Z"/>
                        <w:sz w:val="20"/>
                        <w:szCs w:val="20"/>
                      </w:rPr>
                    </w:pPr>
                    <w:sdt>
                      <w:sdtPr>
                        <w:tag w:val="goog_rdk_27"/>
                      </w:sdtPr>
                      <w:sdtContent>
                        <w:del w:author="María Inés Machado López" w:id="0" w:date="2021-07-26T11:40:00Z">
                          <w:r w:rsidDel="00000000" w:rsidR="00000000" w:rsidRPr="00000000">
                            <w:rPr>
                              <w:sz w:val="20"/>
                              <w:szCs w:val="20"/>
                              <w:rtl w:val="0"/>
                            </w:rPr>
                            <w:delText xml:space="preserve">Se le invita a ver los videos relacionados a continuación sobre los pasos correspondientes a la confección de blusa camisera</w:delText>
                          </w:r>
                        </w:del>
                      </w:sdtContent>
                    </w:sdt>
                  </w:p>
                </w:sdtContent>
              </w:sdt>
              <w:sdt>
                <w:sdtPr>
                  <w:tag w:val="goog_rdk_30"/>
                </w:sdtPr>
                <w:sdtContent>
                  <w:p w:rsidR="00000000" w:rsidDel="00000000" w:rsidP="00000000" w:rsidRDefault="00000000" w:rsidRPr="00000000" w14:paraId="000001CF">
                    <w:pPr>
                      <w:rPr>
                        <w:del w:author="María Inés Machado López" w:id="0" w:date="2021-07-26T11:40:00Z"/>
                        <w:sz w:val="20"/>
                        <w:szCs w:val="20"/>
                      </w:rPr>
                    </w:pPr>
                    <w:sdt>
                      <w:sdtPr>
                        <w:tag w:val="goog_rdk_29"/>
                      </w:sdtPr>
                      <w:sdtContent>
                        <w:del w:author="María Inés Machado López" w:id="0" w:date="2021-07-26T11:40:00Z">
                          <w:r w:rsidDel="00000000" w:rsidR="00000000" w:rsidRPr="00000000">
                            <w:rPr>
                              <w:sz w:val="20"/>
                              <w:szCs w:val="20"/>
                              <w:rtl w:val="0"/>
                            </w:rPr>
                            <w:delText xml:space="preserve">1. Paso 1. Confección blusa camisera: </w:delText>
                          </w:r>
                          <w:r w:rsidDel="00000000" w:rsidR="00000000" w:rsidRPr="00000000">
                            <w:fldChar w:fldCharType="begin"/>
                          </w:r>
                          <w:r w:rsidDel="00000000" w:rsidR="00000000" w:rsidRPr="00000000">
                            <w:delInstrText xml:space="preserve">HYPERLINK "https://www.youtube.com/watch?v=nDQqLI5_VPo&amp;list=PLkc5n6npRWkink2WtHYTQCrNkLrWX2L12"</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https://www.youtube.com/watch?v=nDQqLI5_VPo&amp;list=PLkc5n6npRWkink2WtHYTQCrNkLrWX2L12</w:delText>
                          </w:r>
                          <w:r w:rsidDel="00000000" w:rsidR="00000000" w:rsidRPr="00000000">
                            <w:fldChar w:fldCharType="end"/>
                          </w:r>
                          <w:r w:rsidDel="00000000" w:rsidR="00000000" w:rsidRPr="00000000">
                            <w:rPr>
                              <w:sz w:val="20"/>
                              <w:szCs w:val="20"/>
                              <w:rtl w:val="0"/>
                            </w:rPr>
                            <w:delText xml:space="preserve"> </w:delText>
                          </w:r>
                        </w:del>
                      </w:sdtContent>
                    </w:sdt>
                  </w:p>
                </w:sdtContent>
              </w:sdt>
              <w:sdt>
                <w:sdtPr>
                  <w:tag w:val="goog_rdk_32"/>
                </w:sdtPr>
                <w:sdtContent>
                  <w:p w:rsidR="00000000" w:rsidDel="00000000" w:rsidP="00000000" w:rsidRDefault="00000000" w:rsidRPr="00000000" w14:paraId="000001D0">
                    <w:pPr>
                      <w:rPr>
                        <w:del w:author="María Inés Machado López" w:id="0" w:date="2021-07-26T11:40:00Z"/>
                        <w:sz w:val="20"/>
                        <w:szCs w:val="20"/>
                      </w:rPr>
                    </w:pPr>
                    <w:sdt>
                      <w:sdtPr>
                        <w:tag w:val="goog_rdk_31"/>
                      </w:sdtPr>
                      <w:sdtContent>
                        <w:del w:author="María Inés Machado López" w:id="0" w:date="2021-07-26T11:40:00Z">
                          <w:r w:rsidDel="00000000" w:rsidR="00000000" w:rsidRPr="00000000">
                            <w:rPr>
                              <w:sz w:val="20"/>
                              <w:szCs w:val="20"/>
                              <w:rtl w:val="0"/>
                            </w:rPr>
                            <w:delText xml:space="preserve">2. Paso 2. Preparar cuello: </w:delText>
                          </w:r>
                          <w:r w:rsidDel="00000000" w:rsidR="00000000" w:rsidRPr="00000000">
                            <w:fldChar w:fldCharType="begin"/>
                          </w:r>
                          <w:r w:rsidDel="00000000" w:rsidR="00000000" w:rsidRPr="00000000">
                            <w:delInstrText xml:space="preserve">HYPERLINK "https://www.youtube.com/watch?v=jwt4avwp6y0&amp;list=PLkc5n6npRWkink2WtHYTQCrNkLrWX2L12&amp;index=5"</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https://www.youtube.com/watch?v=jwt4avwp6y0&amp;list=PLkc5n6npRWkink2WtHYTQCrNkLrWX2L12&amp;index=5</w:delText>
                          </w:r>
                          <w:r w:rsidDel="00000000" w:rsidR="00000000" w:rsidRPr="00000000">
                            <w:fldChar w:fldCharType="end"/>
                          </w:r>
                          <w:r w:rsidDel="00000000" w:rsidR="00000000" w:rsidRPr="00000000">
                            <w:rPr>
                              <w:sz w:val="20"/>
                              <w:szCs w:val="20"/>
                              <w:rtl w:val="0"/>
                            </w:rPr>
                            <w:delText xml:space="preserve"> </w:delText>
                          </w:r>
                        </w:del>
                      </w:sdtContent>
                    </w:sdt>
                  </w:p>
                </w:sdtContent>
              </w:sdt>
              <w:sdt>
                <w:sdtPr>
                  <w:tag w:val="goog_rdk_34"/>
                </w:sdtPr>
                <w:sdtContent>
                  <w:p w:rsidR="00000000" w:rsidDel="00000000" w:rsidP="00000000" w:rsidRDefault="00000000" w:rsidRPr="00000000" w14:paraId="000001D1">
                    <w:pPr>
                      <w:rPr>
                        <w:del w:author="María Inés Machado López" w:id="0" w:date="2021-07-26T11:40:00Z"/>
                        <w:sz w:val="20"/>
                        <w:szCs w:val="20"/>
                      </w:rPr>
                    </w:pPr>
                    <w:sdt>
                      <w:sdtPr>
                        <w:tag w:val="goog_rdk_33"/>
                      </w:sdtPr>
                      <w:sdtContent>
                        <w:del w:author="María Inés Machado López" w:id="0" w:date="2021-07-26T11:40:00Z">
                          <w:r w:rsidDel="00000000" w:rsidR="00000000" w:rsidRPr="00000000">
                            <w:rPr>
                              <w:sz w:val="20"/>
                              <w:szCs w:val="20"/>
                              <w:rtl w:val="0"/>
                            </w:rPr>
                            <w:delText xml:space="preserve">3. Pasa 3. Preparar manga coser portañuela y puños: </w:delText>
                          </w:r>
                          <w:r w:rsidDel="00000000" w:rsidR="00000000" w:rsidRPr="00000000">
                            <w:fldChar w:fldCharType="begin"/>
                          </w:r>
                          <w:r w:rsidDel="00000000" w:rsidR="00000000" w:rsidRPr="00000000">
                            <w:delInstrText xml:space="preserve">HYPERLINK "https://www.youtube.com/watch?v=vxmsXHHBXWc&amp;list=PLkc5n6npRWkink2WtHYTQCrNkLrWX2L12&amp;index=4"</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https://www.youtube.com/watch?v=vxmsXHHBXWc&amp;list=PLkc5n6npRWkink2WtHYTQCrNkLrWX2L12&amp;index=4</w:delText>
                          </w:r>
                          <w:r w:rsidDel="00000000" w:rsidR="00000000" w:rsidRPr="00000000">
                            <w:fldChar w:fldCharType="end"/>
                          </w:r>
                          <w:r w:rsidDel="00000000" w:rsidR="00000000" w:rsidRPr="00000000">
                            <w:rPr>
                              <w:sz w:val="20"/>
                              <w:szCs w:val="20"/>
                              <w:rtl w:val="0"/>
                            </w:rPr>
                            <w:delText xml:space="preserve"> </w:delText>
                          </w:r>
                        </w:del>
                      </w:sdtContent>
                    </w:sdt>
                  </w:p>
                </w:sdtContent>
              </w:sdt>
              <w:sdt>
                <w:sdtPr>
                  <w:tag w:val="goog_rdk_36"/>
                </w:sdtPr>
                <w:sdtContent>
                  <w:p w:rsidR="00000000" w:rsidDel="00000000" w:rsidP="00000000" w:rsidRDefault="00000000" w:rsidRPr="00000000" w14:paraId="000001D2">
                    <w:pPr>
                      <w:rPr>
                        <w:del w:author="María Inés Machado López" w:id="0" w:date="2021-07-26T11:40:00Z"/>
                        <w:sz w:val="20"/>
                        <w:szCs w:val="20"/>
                      </w:rPr>
                    </w:pPr>
                    <w:sdt>
                      <w:sdtPr>
                        <w:tag w:val="goog_rdk_35"/>
                      </w:sdtPr>
                      <w:sdtContent>
                        <w:del w:author="María Inés Machado López" w:id="0" w:date="2021-07-26T11:40:00Z">
                          <w:r w:rsidDel="00000000" w:rsidR="00000000" w:rsidRPr="00000000">
                            <w:rPr>
                              <w:sz w:val="20"/>
                              <w:szCs w:val="20"/>
                              <w:rtl w:val="0"/>
                            </w:rPr>
                            <w:delText xml:space="preserve">4. Paso 4. Preparar delantero, coser pinzas y pespuntear pechera: </w:delText>
                          </w:r>
                          <w:r w:rsidDel="00000000" w:rsidR="00000000" w:rsidRPr="00000000">
                            <w:fldChar w:fldCharType="begin"/>
                          </w:r>
                          <w:r w:rsidDel="00000000" w:rsidR="00000000" w:rsidRPr="00000000">
                            <w:delInstrText xml:space="preserve">HYPERLINK "https://www.youtube.com/watch?v=8zurivBBOsE&amp;list=PLkc5n6npRWkink2WtHYTQCrNkLrWX2L12&amp;index=3"</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https://www.youtube.com/watch?v=8zurivBBOsE&amp;list=PLkc5n6npRWkink2WtHYTQCrNkLrWX2L12&amp;index=3</w:delText>
                          </w:r>
                          <w:r w:rsidDel="00000000" w:rsidR="00000000" w:rsidRPr="00000000">
                            <w:fldChar w:fldCharType="end"/>
                          </w:r>
                          <w:r w:rsidDel="00000000" w:rsidR="00000000" w:rsidRPr="00000000">
                            <w:rPr>
                              <w:rtl w:val="0"/>
                            </w:rPr>
                          </w:r>
                        </w:del>
                      </w:sdtContent>
                    </w:sdt>
                  </w:p>
                </w:sdtContent>
              </w:sdt>
              <w:sdt>
                <w:sdtPr>
                  <w:tag w:val="goog_rdk_38"/>
                </w:sdtPr>
                <w:sdtContent>
                  <w:p w:rsidR="00000000" w:rsidDel="00000000" w:rsidP="00000000" w:rsidRDefault="00000000" w:rsidRPr="00000000" w14:paraId="000001D3">
                    <w:pPr>
                      <w:rPr>
                        <w:del w:author="María Inés Machado López" w:id="0" w:date="2021-07-26T11:40:00Z"/>
                        <w:sz w:val="20"/>
                        <w:szCs w:val="20"/>
                      </w:rPr>
                    </w:pPr>
                    <w:sdt>
                      <w:sdtPr>
                        <w:tag w:val="goog_rdk_37"/>
                      </w:sdtPr>
                      <w:sdtContent>
                        <w:del w:author="María Inés Machado López" w:id="0" w:date="2021-07-26T11:40:00Z">
                          <w:r w:rsidDel="00000000" w:rsidR="00000000" w:rsidRPr="00000000">
                            <w:rPr>
                              <w:sz w:val="20"/>
                              <w:szCs w:val="20"/>
                              <w:rtl w:val="0"/>
                            </w:rPr>
                            <w:delText xml:space="preserve">5. Paso 5. Preparar posterior, coser pinzas: </w:delText>
                          </w:r>
                          <w:r w:rsidDel="00000000" w:rsidR="00000000" w:rsidRPr="00000000">
                            <w:fldChar w:fldCharType="begin"/>
                          </w:r>
                          <w:r w:rsidDel="00000000" w:rsidR="00000000" w:rsidRPr="00000000">
                            <w:delInstrText xml:space="preserve">HYPERLINK "https://www.youtube.com/watch?v=Vde63W5SJVA&amp;list=PLkc5n6npRWkink2WtHYTQCrNkLrWX2L12&amp;index=12"</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https://www.youtube.com/watch?v=Vde63W5SJVA&amp;list=PLkc5n6npRWkink2WtHYTQCrNkLrWX2L12&amp;index=12</w:delText>
                          </w:r>
                          <w:r w:rsidDel="00000000" w:rsidR="00000000" w:rsidRPr="00000000">
                            <w:fldChar w:fldCharType="end"/>
                          </w:r>
                          <w:r w:rsidDel="00000000" w:rsidR="00000000" w:rsidRPr="00000000">
                            <w:rPr>
                              <w:rtl w:val="0"/>
                            </w:rPr>
                          </w:r>
                        </w:del>
                      </w:sdtContent>
                    </w:sdt>
                  </w:p>
                </w:sdtContent>
              </w:sdt>
              <w:sdt>
                <w:sdtPr>
                  <w:tag w:val="goog_rdk_40"/>
                </w:sdtPr>
                <w:sdtContent>
                  <w:p w:rsidR="00000000" w:rsidDel="00000000" w:rsidP="00000000" w:rsidRDefault="00000000" w:rsidRPr="00000000" w14:paraId="000001D4">
                    <w:pPr>
                      <w:rPr>
                        <w:del w:author="María Inés Machado López" w:id="0" w:date="2021-07-26T11:40:00Z"/>
                        <w:sz w:val="20"/>
                        <w:szCs w:val="20"/>
                      </w:rPr>
                    </w:pPr>
                    <w:sdt>
                      <w:sdtPr>
                        <w:tag w:val="goog_rdk_39"/>
                      </w:sdtPr>
                      <w:sdtContent>
                        <w:del w:author="María Inés Machado López" w:id="0" w:date="2021-07-26T11:40:00Z">
                          <w:r w:rsidDel="00000000" w:rsidR="00000000" w:rsidRPr="00000000">
                            <w:rPr>
                              <w:sz w:val="20"/>
                              <w:szCs w:val="20"/>
                              <w:rtl w:val="0"/>
                            </w:rPr>
                            <w:delText xml:space="preserve">6. Paso 6. Unir por hombros: </w:delText>
                          </w:r>
                          <w:r w:rsidDel="00000000" w:rsidR="00000000" w:rsidRPr="00000000">
                            <w:fldChar w:fldCharType="begin"/>
                          </w:r>
                          <w:r w:rsidDel="00000000" w:rsidR="00000000" w:rsidRPr="00000000">
                            <w:delInstrText xml:space="preserve">HYPERLINK "https://www.youtube.com/watch?v=gHQJfaPkahw&amp;list=PLkc5n6npRWkink2WtHYTQCrNkLrWX2L12&amp;index=13"</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https://www.youtube.com/watch?v=gHQJfaPkahw&amp;list=PLkc5n6npRWkink2WtHYTQCrNkLrWX2L12&amp;index=13</w:delText>
                          </w:r>
                          <w:r w:rsidDel="00000000" w:rsidR="00000000" w:rsidRPr="00000000">
                            <w:fldChar w:fldCharType="end"/>
                          </w:r>
                          <w:r w:rsidDel="00000000" w:rsidR="00000000" w:rsidRPr="00000000">
                            <w:rPr>
                              <w:rtl w:val="0"/>
                            </w:rPr>
                          </w:r>
                        </w:del>
                      </w:sdtContent>
                    </w:sdt>
                  </w:p>
                </w:sdtContent>
              </w:sdt>
              <w:sdt>
                <w:sdtPr>
                  <w:tag w:val="goog_rdk_42"/>
                </w:sdtPr>
                <w:sdtContent>
                  <w:p w:rsidR="00000000" w:rsidDel="00000000" w:rsidP="00000000" w:rsidRDefault="00000000" w:rsidRPr="00000000" w14:paraId="000001D5">
                    <w:pPr>
                      <w:rPr>
                        <w:del w:author="María Inés Machado López" w:id="0" w:date="2021-07-26T11:40:00Z"/>
                        <w:sz w:val="20"/>
                        <w:szCs w:val="20"/>
                      </w:rPr>
                    </w:pPr>
                    <w:sdt>
                      <w:sdtPr>
                        <w:tag w:val="goog_rdk_41"/>
                      </w:sdtPr>
                      <w:sdtContent>
                        <w:del w:author="María Inés Machado López" w:id="0" w:date="2021-07-26T11:40:00Z">
                          <w:r w:rsidDel="00000000" w:rsidR="00000000" w:rsidRPr="00000000">
                            <w:rPr>
                              <w:sz w:val="20"/>
                              <w:szCs w:val="20"/>
                              <w:rtl w:val="0"/>
                            </w:rPr>
                            <w:delText xml:space="preserve">7. Paso 7. Pespuntar hombros: </w:delText>
                          </w:r>
                          <w:r w:rsidDel="00000000" w:rsidR="00000000" w:rsidRPr="00000000">
                            <w:fldChar w:fldCharType="begin"/>
                          </w:r>
                          <w:r w:rsidDel="00000000" w:rsidR="00000000" w:rsidRPr="00000000">
                            <w:delInstrText xml:space="preserve">HYPERLINK "https://www.youtube.com/watch?v=0aF-nOKG1tA&amp;list=PLkc5n6npRWkink2WtHYTQCrNkLrWX2L12&amp;index=17"</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https://www.youtube.com/watch?v=0aF-nOKG1tA&amp;list=PLkc5n6npRWkink2WtHYTQCrNkLrWX2L12&amp;index=17</w:delText>
                          </w:r>
                          <w:r w:rsidDel="00000000" w:rsidR="00000000" w:rsidRPr="00000000">
                            <w:fldChar w:fldCharType="end"/>
                          </w:r>
                          <w:r w:rsidDel="00000000" w:rsidR="00000000" w:rsidRPr="00000000">
                            <w:rPr>
                              <w:sz w:val="20"/>
                              <w:szCs w:val="20"/>
                              <w:rtl w:val="0"/>
                            </w:rPr>
                            <w:delText xml:space="preserve"> </w:delText>
                          </w:r>
                        </w:del>
                      </w:sdtContent>
                    </w:sdt>
                  </w:p>
                </w:sdtContent>
              </w:sdt>
              <w:sdt>
                <w:sdtPr>
                  <w:tag w:val="goog_rdk_44"/>
                </w:sdtPr>
                <w:sdtContent>
                  <w:p w:rsidR="00000000" w:rsidDel="00000000" w:rsidP="00000000" w:rsidRDefault="00000000" w:rsidRPr="00000000" w14:paraId="000001D6">
                    <w:pPr>
                      <w:rPr>
                        <w:del w:author="María Inés Machado López" w:id="0" w:date="2021-07-26T11:40:00Z"/>
                        <w:sz w:val="20"/>
                        <w:szCs w:val="20"/>
                      </w:rPr>
                    </w:pPr>
                    <w:sdt>
                      <w:sdtPr>
                        <w:tag w:val="goog_rdk_43"/>
                      </w:sdtPr>
                      <w:sdtContent>
                        <w:del w:author="María Inés Machado López" w:id="0" w:date="2021-07-26T11:40:00Z">
                          <w:r w:rsidDel="00000000" w:rsidR="00000000" w:rsidRPr="00000000">
                            <w:rPr>
                              <w:sz w:val="20"/>
                              <w:szCs w:val="20"/>
                              <w:rtl w:val="0"/>
                            </w:rPr>
                            <w:delText xml:space="preserve">8. Paso 8. Pegar cuello: </w:delText>
                          </w:r>
                          <w:r w:rsidDel="00000000" w:rsidR="00000000" w:rsidRPr="00000000">
                            <w:fldChar w:fldCharType="begin"/>
                          </w:r>
                          <w:r w:rsidDel="00000000" w:rsidR="00000000" w:rsidRPr="00000000">
                            <w:delInstrText xml:space="preserve">HYPERLINK "https://www.youtube.com/watch?v=-r-B9BBPN4k&amp;list=PLkc5n6npRWkink2WtHYTQCrNkLrWX2L12&amp;index=9"</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https://www.youtube.com/watch?v=-r-B9BBPN4k&amp;list=PLkc5n6npRWkink2WtHYTQCrNkLrWX2L12&amp;index=9</w:delText>
                          </w:r>
                          <w:r w:rsidDel="00000000" w:rsidR="00000000" w:rsidRPr="00000000">
                            <w:fldChar w:fldCharType="end"/>
                          </w:r>
                          <w:r w:rsidDel="00000000" w:rsidR="00000000" w:rsidRPr="00000000">
                            <w:rPr>
                              <w:sz w:val="20"/>
                              <w:szCs w:val="20"/>
                              <w:rtl w:val="0"/>
                            </w:rPr>
                            <w:delText xml:space="preserve"> </w:delText>
                          </w:r>
                        </w:del>
                      </w:sdtContent>
                    </w:sdt>
                  </w:p>
                </w:sdtContent>
              </w:sdt>
              <w:sdt>
                <w:sdtPr>
                  <w:tag w:val="goog_rdk_46"/>
                </w:sdtPr>
                <w:sdtContent>
                  <w:p w:rsidR="00000000" w:rsidDel="00000000" w:rsidP="00000000" w:rsidRDefault="00000000" w:rsidRPr="00000000" w14:paraId="000001D7">
                    <w:pPr>
                      <w:rPr>
                        <w:del w:author="María Inés Machado López" w:id="0" w:date="2021-07-26T11:40:00Z"/>
                        <w:sz w:val="20"/>
                        <w:szCs w:val="20"/>
                      </w:rPr>
                    </w:pPr>
                    <w:sdt>
                      <w:sdtPr>
                        <w:tag w:val="goog_rdk_45"/>
                      </w:sdtPr>
                      <w:sdtContent>
                        <w:del w:author="María Inés Machado López" w:id="0" w:date="2021-07-26T11:40:00Z">
                          <w:r w:rsidDel="00000000" w:rsidR="00000000" w:rsidRPr="00000000">
                            <w:rPr>
                              <w:sz w:val="20"/>
                              <w:szCs w:val="20"/>
                              <w:rtl w:val="0"/>
                            </w:rPr>
                            <w:delText xml:space="preserve">9. Paso 9. Pespuntar cuello: </w:delText>
                          </w:r>
                          <w:r w:rsidDel="00000000" w:rsidR="00000000" w:rsidRPr="00000000">
                            <w:fldChar w:fldCharType="begin"/>
                          </w:r>
                          <w:r w:rsidDel="00000000" w:rsidR="00000000" w:rsidRPr="00000000">
                            <w:delInstrText xml:space="preserve">HYPERLINK "https://www.youtube.com/watch?v=-fYx-VI0_tE&amp;list=PLkc5n6npRWkink2WtHYTQCrNkLrWX2L12&amp;index=10"</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https://www.youtube.com/watch?v=-fYx-VI0_tE&amp;list=PLkc5n6npRWkink2WtHYTQCrNkLrWX2L12&amp;index=10</w:delText>
                          </w:r>
                          <w:r w:rsidDel="00000000" w:rsidR="00000000" w:rsidRPr="00000000">
                            <w:fldChar w:fldCharType="end"/>
                          </w:r>
                          <w:r w:rsidDel="00000000" w:rsidR="00000000" w:rsidRPr="00000000">
                            <w:rPr>
                              <w:rtl w:val="0"/>
                            </w:rPr>
                          </w:r>
                        </w:del>
                      </w:sdtContent>
                    </w:sdt>
                  </w:p>
                </w:sdtContent>
              </w:sdt>
              <w:sdt>
                <w:sdtPr>
                  <w:tag w:val="goog_rdk_48"/>
                </w:sdtPr>
                <w:sdtContent>
                  <w:p w:rsidR="00000000" w:rsidDel="00000000" w:rsidP="00000000" w:rsidRDefault="00000000" w:rsidRPr="00000000" w14:paraId="000001D8">
                    <w:pPr>
                      <w:rPr>
                        <w:del w:author="María Inés Machado López" w:id="0" w:date="2021-07-26T11:40:00Z"/>
                        <w:sz w:val="20"/>
                        <w:szCs w:val="20"/>
                      </w:rPr>
                    </w:pPr>
                    <w:sdt>
                      <w:sdtPr>
                        <w:tag w:val="goog_rdk_47"/>
                      </w:sdtPr>
                      <w:sdtContent>
                        <w:del w:author="María Inés Machado López" w:id="0" w:date="2021-07-26T11:40:00Z">
                          <w:r w:rsidDel="00000000" w:rsidR="00000000" w:rsidRPr="00000000">
                            <w:rPr>
                              <w:sz w:val="20"/>
                              <w:szCs w:val="20"/>
                              <w:rtl w:val="0"/>
                            </w:rPr>
                            <w:delText xml:space="preserve">10. Paso 10.  Pegar mangas: </w:delText>
                          </w:r>
                          <w:r w:rsidDel="00000000" w:rsidR="00000000" w:rsidRPr="00000000">
                            <w:fldChar w:fldCharType="begin"/>
                          </w:r>
                          <w:r w:rsidDel="00000000" w:rsidR="00000000" w:rsidRPr="00000000">
                            <w:delInstrText xml:space="preserve">HYPERLINK "https://www.youtube.com/watch?v=qOpxd29hxko&amp;list=PLkc5n6npRWkink2WtHYTQCrNkLrWX2L12&amp;index=8"</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https://www.youtube.com/watch?v=qOpxd29hxko&amp;list=PLkc5n6npRWkink2WtHYTQCrNkLrWX2L12&amp;index=8</w:delText>
                          </w:r>
                          <w:r w:rsidDel="00000000" w:rsidR="00000000" w:rsidRPr="00000000">
                            <w:fldChar w:fldCharType="end"/>
                          </w:r>
                          <w:r w:rsidDel="00000000" w:rsidR="00000000" w:rsidRPr="00000000">
                            <w:rPr>
                              <w:sz w:val="20"/>
                              <w:szCs w:val="20"/>
                              <w:rtl w:val="0"/>
                            </w:rPr>
                            <w:delText xml:space="preserve"> </w:delText>
                          </w:r>
                        </w:del>
                      </w:sdtContent>
                    </w:sdt>
                  </w:p>
                </w:sdtContent>
              </w:sdt>
              <w:sdt>
                <w:sdtPr>
                  <w:tag w:val="goog_rdk_50"/>
                </w:sdtPr>
                <w:sdtContent>
                  <w:p w:rsidR="00000000" w:rsidDel="00000000" w:rsidP="00000000" w:rsidRDefault="00000000" w:rsidRPr="00000000" w14:paraId="000001D9">
                    <w:pPr>
                      <w:rPr>
                        <w:del w:author="María Inés Machado López" w:id="0" w:date="2021-07-26T11:40:00Z"/>
                        <w:sz w:val="20"/>
                        <w:szCs w:val="20"/>
                      </w:rPr>
                    </w:pPr>
                    <w:sdt>
                      <w:sdtPr>
                        <w:tag w:val="goog_rdk_49"/>
                      </w:sdtPr>
                      <w:sdtContent>
                        <w:del w:author="María Inés Machado López" w:id="0" w:date="2021-07-26T11:40:00Z">
                          <w:r w:rsidDel="00000000" w:rsidR="00000000" w:rsidRPr="00000000">
                            <w:rPr>
                              <w:sz w:val="20"/>
                              <w:szCs w:val="20"/>
                              <w:rtl w:val="0"/>
                            </w:rPr>
                            <w:delText xml:space="preserve">11. Paso 11. Pespuntar mangas: </w:delText>
                          </w:r>
                          <w:r w:rsidDel="00000000" w:rsidR="00000000" w:rsidRPr="00000000">
                            <w:fldChar w:fldCharType="begin"/>
                          </w:r>
                          <w:r w:rsidDel="00000000" w:rsidR="00000000" w:rsidRPr="00000000">
                            <w:delInstrText xml:space="preserve">HYPERLINK "https://www.youtube.com/watch?v=L2Tv-blhRnM&amp;list=PLkc5n6npRWkink2WtHYTQCrNkLrWX2L12&amp;index=14"</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https://www.youtube.com/watch?v=L2Tv-blhRnM&amp;list=PLkc5n6npRWkink2WtHYTQCrNkLrWX2L12&amp;index=14</w:delText>
                          </w:r>
                          <w:r w:rsidDel="00000000" w:rsidR="00000000" w:rsidRPr="00000000">
                            <w:fldChar w:fldCharType="end"/>
                          </w:r>
                          <w:r w:rsidDel="00000000" w:rsidR="00000000" w:rsidRPr="00000000">
                            <w:rPr>
                              <w:rtl w:val="0"/>
                            </w:rPr>
                          </w:r>
                        </w:del>
                      </w:sdtContent>
                    </w:sdt>
                  </w:p>
                </w:sdtContent>
              </w:sdt>
              <w:sdt>
                <w:sdtPr>
                  <w:tag w:val="goog_rdk_52"/>
                </w:sdtPr>
                <w:sdtContent>
                  <w:p w:rsidR="00000000" w:rsidDel="00000000" w:rsidP="00000000" w:rsidRDefault="00000000" w:rsidRPr="00000000" w14:paraId="000001DA">
                    <w:pPr>
                      <w:rPr>
                        <w:del w:author="María Inés Machado López" w:id="0" w:date="2021-07-26T11:40:00Z"/>
                        <w:sz w:val="20"/>
                        <w:szCs w:val="20"/>
                      </w:rPr>
                    </w:pPr>
                    <w:sdt>
                      <w:sdtPr>
                        <w:tag w:val="goog_rdk_51"/>
                      </w:sdtPr>
                      <w:sdtContent>
                        <w:del w:author="María Inés Machado López" w:id="0" w:date="2021-07-26T11:40:00Z">
                          <w:r w:rsidDel="00000000" w:rsidR="00000000" w:rsidRPr="00000000">
                            <w:rPr>
                              <w:sz w:val="20"/>
                              <w:szCs w:val="20"/>
                              <w:rtl w:val="0"/>
                            </w:rPr>
                            <w:delText xml:space="preserve">12. Paso 12. Cerrar costados: </w:delText>
                          </w:r>
                          <w:r w:rsidDel="00000000" w:rsidR="00000000" w:rsidRPr="00000000">
                            <w:fldChar w:fldCharType="begin"/>
                          </w:r>
                          <w:r w:rsidDel="00000000" w:rsidR="00000000" w:rsidRPr="00000000">
                            <w:delInstrText xml:space="preserve">HYPERLINK "https://www.youtube.com/watch?v=gOtAib9rMwQ&amp;list=PLkc5n6npRWkink2WtHYTQCrNkLrWX2L12&amp;index=11"</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https://www.youtube.com/watch?v=gOtAib9rMwQ&amp;list=PLkc5n6npRWkink2WtHYTQCrNkLrWX2L12&amp;index=11</w:delText>
                          </w:r>
                          <w:r w:rsidDel="00000000" w:rsidR="00000000" w:rsidRPr="00000000">
                            <w:fldChar w:fldCharType="end"/>
                          </w:r>
                          <w:r w:rsidDel="00000000" w:rsidR="00000000" w:rsidRPr="00000000">
                            <w:rPr>
                              <w:sz w:val="20"/>
                              <w:szCs w:val="20"/>
                              <w:rtl w:val="0"/>
                            </w:rPr>
                            <w:delText xml:space="preserve"> </w:delText>
                          </w:r>
                        </w:del>
                      </w:sdtContent>
                    </w:sdt>
                  </w:p>
                </w:sdtContent>
              </w:sdt>
              <w:sdt>
                <w:sdtPr>
                  <w:tag w:val="goog_rdk_54"/>
                </w:sdtPr>
                <w:sdtContent>
                  <w:p w:rsidR="00000000" w:rsidDel="00000000" w:rsidP="00000000" w:rsidRDefault="00000000" w:rsidRPr="00000000" w14:paraId="000001DB">
                    <w:pPr>
                      <w:rPr>
                        <w:del w:author="María Inés Machado López" w:id="0" w:date="2021-07-26T11:40:00Z"/>
                        <w:sz w:val="20"/>
                        <w:szCs w:val="20"/>
                      </w:rPr>
                    </w:pPr>
                    <w:sdt>
                      <w:sdtPr>
                        <w:tag w:val="goog_rdk_53"/>
                      </w:sdtPr>
                      <w:sdtContent>
                        <w:del w:author="María Inés Machado López" w:id="0" w:date="2021-07-26T11:40:00Z">
                          <w:r w:rsidDel="00000000" w:rsidR="00000000" w:rsidRPr="00000000">
                            <w:rPr>
                              <w:sz w:val="20"/>
                              <w:szCs w:val="20"/>
                              <w:rtl w:val="0"/>
                            </w:rPr>
                            <w:delText xml:space="preserve">13. Paso 13. Pegar puños: </w:delText>
                          </w:r>
                          <w:r w:rsidDel="00000000" w:rsidR="00000000" w:rsidRPr="00000000">
                            <w:fldChar w:fldCharType="begin"/>
                          </w:r>
                          <w:r w:rsidDel="00000000" w:rsidR="00000000" w:rsidRPr="00000000">
                            <w:delInstrText xml:space="preserve">HYPERLINK "https://www.youtube.com/watch?v=budtB_UPjtU&amp;list=PLkc5n6npRWkink2WtHYTQCrNkLrWX2L12&amp;index=15"</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https://www.youtube.com/watch?v=budtB_UPjtU&amp;list=PLkc5n6npRWkink2WtHYTQCrNkLrWX2L12&amp;index=15</w:delText>
                          </w:r>
                          <w:r w:rsidDel="00000000" w:rsidR="00000000" w:rsidRPr="00000000">
                            <w:fldChar w:fldCharType="end"/>
                          </w:r>
                          <w:r w:rsidDel="00000000" w:rsidR="00000000" w:rsidRPr="00000000">
                            <w:rPr>
                              <w:sz w:val="20"/>
                              <w:szCs w:val="20"/>
                              <w:rtl w:val="0"/>
                            </w:rPr>
                            <w:delText xml:space="preserve"> </w:delText>
                          </w:r>
                        </w:del>
                      </w:sdtContent>
                    </w:sdt>
                  </w:p>
                </w:sdtContent>
              </w:sdt>
              <w:sdt>
                <w:sdtPr>
                  <w:tag w:val="goog_rdk_56"/>
                </w:sdtPr>
                <w:sdtContent>
                  <w:p w:rsidR="00000000" w:rsidDel="00000000" w:rsidP="00000000" w:rsidRDefault="00000000" w:rsidRPr="00000000" w14:paraId="000001DC">
                    <w:pPr>
                      <w:rPr>
                        <w:del w:author="María Inés Machado López" w:id="0" w:date="2021-07-26T11:40:00Z"/>
                        <w:sz w:val="20"/>
                        <w:szCs w:val="20"/>
                      </w:rPr>
                    </w:pPr>
                    <w:sdt>
                      <w:sdtPr>
                        <w:tag w:val="goog_rdk_55"/>
                      </w:sdtPr>
                      <w:sdtContent>
                        <w:del w:author="María Inés Machado López" w:id="0" w:date="2021-07-26T11:40:00Z">
                          <w:r w:rsidDel="00000000" w:rsidR="00000000" w:rsidRPr="00000000">
                            <w:rPr>
                              <w:sz w:val="20"/>
                              <w:szCs w:val="20"/>
                              <w:rtl w:val="0"/>
                            </w:rPr>
                            <w:delText xml:space="preserve">14. Paso 14. Pespuntar puño: </w:delText>
                          </w:r>
                          <w:r w:rsidDel="00000000" w:rsidR="00000000" w:rsidRPr="00000000">
                            <w:fldChar w:fldCharType="begin"/>
                          </w:r>
                          <w:r w:rsidDel="00000000" w:rsidR="00000000" w:rsidRPr="00000000">
                            <w:delInstrText xml:space="preserve">HYPERLINK "https://www.youtube.com/watch?v=xnaxcqqKfTw&amp;list=PLkc5n6npRWkink2WtHYTQCrNkLrWX2L12&amp;index=16"</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https://www.youtube.com/watch?v=xnaxcqqKfTw&amp;list=PLkc5n6npRWkink2WtHYTQCrNkLrWX2L12&amp;index=16</w:delText>
                          </w:r>
                          <w:r w:rsidDel="00000000" w:rsidR="00000000" w:rsidRPr="00000000">
                            <w:fldChar w:fldCharType="end"/>
                          </w:r>
                          <w:r w:rsidDel="00000000" w:rsidR="00000000" w:rsidRPr="00000000">
                            <w:rPr>
                              <w:rtl w:val="0"/>
                            </w:rPr>
                          </w:r>
                        </w:del>
                      </w:sdtContent>
                    </w:sdt>
                  </w:p>
                </w:sdtContent>
              </w:sdt>
              <w:sdt>
                <w:sdtPr>
                  <w:tag w:val="goog_rdk_58"/>
                </w:sdtPr>
                <w:sdtContent>
                  <w:p w:rsidR="00000000" w:rsidDel="00000000" w:rsidP="00000000" w:rsidRDefault="00000000" w:rsidRPr="00000000" w14:paraId="000001DD">
                    <w:pPr>
                      <w:rPr>
                        <w:del w:author="María Inés Machado López" w:id="0" w:date="2021-07-26T11:40:00Z"/>
                        <w:sz w:val="20"/>
                        <w:szCs w:val="20"/>
                      </w:rPr>
                    </w:pPr>
                    <w:sdt>
                      <w:sdtPr>
                        <w:tag w:val="goog_rdk_57"/>
                      </w:sdtPr>
                      <w:sdtContent>
                        <w:del w:author="María Inés Machado López" w:id="0" w:date="2021-07-26T11:40:00Z">
                          <w:r w:rsidDel="00000000" w:rsidR="00000000" w:rsidRPr="00000000">
                            <w:rPr>
                              <w:sz w:val="20"/>
                              <w:szCs w:val="20"/>
                              <w:rtl w:val="0"/>
                            </w:rPr>
                            <w:delText xml:space="preserve">15. Paso 15. Dobladillar ruedo: </w:delText>
                          </w:r>
                          <w:r w:rsidDel="00000000" w:rsidR="00000000" w:rsidRPr="00000000">
                            <w:fldChar w:fldCharType="begin"/>
                          </w:r>
                          <w:r w:rsidDel="00000000" w:rsidR="00000000" w:rsidRPr="00000000">
                            <w:delInstrText xml:space="preserve">HYPERLINK "https://www.youtube.com/watch?v=pTroSaIBKDs&amp;list=PLkc5n6npRWkink2WtHYTQCrNkLrWX2L12&amp;index=6"</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https://www.youtube.com/watch?v=pTroSaIBKDs&amp;list=PLkc5n6npRWkink2WtHYTQCrNkLrWX2L12&amp;index=6</w:delText>
                          </w:r>
                          <w:r w:rsidDel="00000000" w:rsidR="00000000" w:rsidRPr="00000000">
                            <w:fldChar w:fldCharType="end"/>
                          </w:r>
                          <w:r w:rsidDel="00000000" w:rsidR="00000000" w:rsidRPr="00000000">
                            <w:rPr>
                              <w:sz w:val="20"/>
                              <w:szCs w:val="20"/>
                              <w:rtl w:val="0"/>
                            </w:rPr>
                            <w:delText xml:space="preserve"> </w:delText>
                          </w:r>
                        </w:del>
                      </w:sdtContent>
                    </w:sdt>
                  </w:p>
                </w:sdtContent>
              </w:sdt>
              <w:sdt>
                <w:sdtPr>
                  <w:tag w:val="goog_rdk_60"/>
                </w:sdtPr>
                <w:sdtContent>
                  <w:p w:rsidR="00000000" w:rsidDel="00000000" w:rsidP="00000000" w:rsidRDefault="00000000" w:rsidRPr="00000000" w14:paraId="000001DE">
                    <w:pPr>
                      <w:rPr>
                        <w:del w:author="María Inés Machado López" w:id="0" w:date="2021-07-26T11:40:00Z"/>
                        <w:sz w:val="20"/>
                        <w:szCs w:val="20"/>
                      </w:rPr>
                    </w:pPr>
                    <w:sdt>
                      <w:sdtPr>
                        <w:tag w:val="goog_rdk_59"/>
                      </w:sdtPr>
                      <w:sdtContent>
                        <w:del w:author="María Inés Machado López" w:id="0" w:date="2021-07-26T11:40:00Z">
                          <w:r w:rsidDel="00000000" w:rsidR="00000000" w:rsidRPr="00000000">
                            <w:rPr>
                              <w:sz w:val="20"/>
                              <w:szCs w:val="20"/>
                              <w:rtl w:val="0"/>
                            </w:rPr>
                            <w:delText xml:space="preserve">16. Paso 16. Marcar ojales y ojalar: </w:delText>
                          </w:r>
                          <w:r w:rsidDel="00000000" w:rsidR="00000000" w:rsidRPr="00000000">
                            <w:fldChar w:fldCharType="begin"/>
                          </w:r>
                          <w:r w:rsidDel="00000000" w:rsidR="00000000" w:rsidRPr="00000000">
                            <w:delInstrText xml:space="preserve">HYPERLINK "https://www.youtube.com/watch?v=LemTAGq3BwI&amp;list=PLkc5n6npRWkink2WtHYTQCrNkLrWX2L12&amp;index=7"</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https://www.youtube.com/watch?v=LemTAGq3BwI&amp;list=PLkc5n6npRWkink2WtHYTQCrNkLrWX2L12&amp;index=7</w:delText>
                          </w:r>
                          <w:r w:rsidDel="00000000" w:rsidR="00000000" w:rsidRPr="00000000">
                            <w:fldChar w:fldCharType="end"/>
                          </w:r>
                          <w:r w:rsidDel="00000000" w:rsidR="00000000" w:rsidRPr="00000000">
                            <w:rPr>
                              <w:sz w:val="20"/>
                              <w:szCs w:val="20"/>
                              <w:rtl w:val="0"/>
                            </w:rPr>
                            <w:delText xml:space="preserve"> </w:delText>
                          </w:r>
                        </w:del>
                      </w:sdtContent>
                    </w:sdt>
                  </w:p>
                </w:sdtContent>
              </w:sdt>
              <w:sdt>
                <w:sdtPr>
                  <w:tag w:val="goog_rdk_62"/>
                </w:sdtPr>
                <w:sdtContent>
                  <w:p w:rsidR="00000000" w:rsidDel="00000000" w:rsidP="00000000" w:rsidRDefault="00000000" w:rsidRPr="00000000" w14:paraId="000001DF">
                    <w:pPr>
                      <w:rPr>
                        <w:del w:author="María Inés Machado López" w:id="0" w:date="2021-07-26T11:40:00Z"/>
                        <w:sz w:val="20"/>
                        <w:szCs w:val="20"/>
                      </w:rPr>
                    </w:pPr>
                    <w:sdt>
                      <w:sdtPr>
                        <w:tag w:val="goog_rdk_61"/>
                      </w:sdtPr>
                      <w:sdtContent>
                        <w:del w:author="María Inés Machado López" w:id="0" w:date="2021-07-26T11:40:00Z">
                          <w:r w:rsidDel="00000000" w:rsidR="00000000" w:rsidRPr="00000000">
                            <w:rPr>
                              <w:sz w:val="20"/>
                              <w:szCs w:val="20"/>
                              <w:rtl w:val="0"/>
                            </w:rPr>
                            <w:delText xml:space="preserve">17. Paso 17. Marcar botones y botonar: </w:delText>
                          </w:r>
                          <w:r w:rsidDel="00000000" w:rsidR="00000000" w:rsidRPr="00000000">
                            <w:fldChar w:fldCharType="begin"/>
                          </w:r>
                          <w:r w:rsidDel="00000000" w:rsidR="00000000" w:rsidRPr="00000000">
                            <w:delInstrText xml:space="preserve">HYPERLINK "https://www.youtube.com/watch?v=Zwx_QULWajg&amp;list=PLkc5n6npRWkink2WtHYTQCrNkLrWX2L12&amp;index=18"</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https://www.youtube.com/watch?v=Zwx_QULWajg&amp;list=PLkc5n6npRWkink2WtHYTQCrNkLrWX2L12&amp;index=18</w:delText>
                          </w:r>
                          <w:r w:rsidDel="00000000" w:rsidR="00000000" w:rsidRPr="00000000">
                            <w:fldChar w:fldCharType="end"/>
                          </w:r>
                          <w:r w:rsidDel="00000000" w:rsidR="00000000" w:rsidRPr="00000000">
                            <w:rPr>
                              <w:rtl w:val="0"/>
                            </w:rPr>
                          </w:r>
                        </w:del>
                      </w:sdtContent>
                    </w:sdt>
                  </w:p>
                </w:sdtContent>
              </w:sdt>
              <w:sdt>
                <w:sdtPr>
                  <w:tag w:val="goog_rdk_64"/>
                </w:sdtPr>
                <w:sdtContent>
                  <w:p w:rsidR="00000000" w:rsidDel="00000000" w:rsidP="00000000" w:rsidRDefault="00000000" w:rsidRPr="00000000" w14:paraId="000001E0">
                    <w:pPr>
                      <w:rPr>
                        <w:del w:author="María Inés Machado López" w:id="0" w:date="2021-07-26T11:40:00Z"/>
                        <w:sz w:val="20"/>
                        <w:szCs w:val="20"/>
                      </w:rPr>
                    </w:pPr>
                    <w:sdt>
                      <w:sdtPr>
                        <w:tag w:val="goog_rdk_63"/>
                      </w:sdtPr>
                      <w:sdtContent>
                        <w:del w:author="María Inés Machado López" w:id="0" w:date="2021-07-26T11:40:00Z">
                          <w:r w:rsidDel="00000000" w:rsidR="00000000" w:rsidRPr="00000000">
                            <w:rPr>
                              <w:sz w:val="20"/>
                              <w:szCs w:val="20"/>
                              <w:rtl w:val="0"/>
                            </w:rPr>
                            <w:delText xml:space="preserve">18. Paso 18. Limpiar, revisar y planchar: </w:delText>
                          </w:r>
                          <w:r w:rsidDel="00000000" w:rsidR="00000000" w:rsidRPr="00000000">
                            <w:fldChar w:fldCharType="begin"/>
                          </w:r>
                          <w:r w:rsidDel="00000000" w:rsidR="00000000" w:rsidRPr="00000000">
                            <w:delInstrText xml:space="preserve">HYPERLINK "https://www.youtube.com/watch?v=azhymYdHJBw&amp;list=PLkc5n6npRWkink2WtHYTQCrNkLrWX2L12&amp;index=19"</w:delInstrText>
                          </w:r>
                          <w:r w:rsidDel="00000000" w:rsidR="00000000" w:rsidRPr="00000000">
                            <w:fldChar w:fldCharType="separate"/>
                          </w:r>
                          <w:r w:rsidDel="00000000" w:rsidR="00000000" w:rsidRPr="00000000">
                            <w:rPr>
                              <w:color w:val="0000ff"/>
                              <w:sz w:val="20"/>
                              <w:szCs w:val="20"/>
                              <w:u w:val="single"/>
                              <w:rtl w:val="0"/>
                            </w:rPr>
                            <w:delText xml:space="preserve">https://www.youtube.com/watch?v=azhymYdHJBw&amp;list=PLkc5n6npRWkink2WtHYTQCrNkLrWX2L12&amp;index=19</w:delText>
                          </w:r>
                          <w:r w:rsidDel="00000000" w:rsidR="00000000" w:rsidRPr="00000000">
                            <w:fldChar w:fldCharType="end"/>
                          </w:r>
                          <w:r w:rsidDel="00000000" w:rsidR="00000000" w:rsidRPr="00000000">
                            <w:rPr>
                              <w:sz w:val="20"/>
                              <w:szCs w:val="20"/>
                              <w:rtl w:val="0"/>
                            </w:rPr>
                            <w:delText xml:space="preserve"> </w:delText>
                          </w:r>
                        </w:del>
                      </w:sdtContent>
                    </w:sdt>
                  </w:p>
                </w:sdtContent>
              </w:sdt>
            </w:tc>
          </w:tr>
        </w:sdtContent>
      </w:sdt>
    </w:tbl>
    <w:p w:rsidR="00000000" w:rsidDel="00000000" w:rsidP="00000000" w:rsidRDefault="00000000" w:rsidRPr="00000000" w14:paraId="000001E3">
      <w:pPr>
        <w:spacing w:line="360" w:lineRule="auto"/>
        <w:rPr>
          <w:b w:val="1"/>
          <w:sz w:val="20"/>
          <w:szCs w:val="20"/>
        </w:rPr>
      </w:pPr>
      <w:r w:rsidDel="00000000" w:rsidR="00000000" w:rsidRPr="00000000">
        <w:rPr>
          <w:rtl w:val="0"/>
        </w:rPr>
      </w:r>
    </w:p>
    <w:p w:rsidR="00000000" w:rsidDel="00000000" w:rsidP="00000000" w:rsidRDefault="00000000" w:rsidRPr="00000000" w14:paraId="000001E4">
      <w:pPr>
        <w:spacing w:line="360" w:lineRule="auto"/>
        <w:rPr>
          <w:b w:val="1"/>
          <w:sz w:val="20"/>
          <w:szCs w:val="20"/>
        </w:rPr>
      </w:pPr>
      <w:r w:rsidDel="00000000" w:rsidR="00000000" w:rsidRPr="00000000">
        <w:rPr>
          <w:rtl w:val="0"/>
        </w:rPr>
      </w:r>
    </w:p>
    <w:p w:rsidR="00000000" w:rsidDel="00000000" w:rsidP="00000000" w:rsidRDefault="00000000" w:rsidRPr="00000000" w14:paraId="000001E5">
      <w:pPr>
        <w:spacing w:line="360" w:lineRule="auto"/>
        <w:rPr>
          <w:b w:val="1"/>
          <w:sz w:val="20"/>
          <w:szCs w:val="20"/>
        </w:rPr>
      </w:pPr>
      <w:r w:rsidDel="00000000" w:rsidR="00000000" w:rsidRPr="00000000">
        <w:rPr>
          <w:rtl w:val="0"/>
        </w:rPr>
      </w:r>
    </w:p>
    <w:p w:rsidR="00000000" w:rsidDel="00000000" w:rsidP="00000000" w:rsidRDefault="00000000" w:rsidRPr="00000000" w14:paraId="000001E6">
      <w:pPr>
        <w:spacing w:line="360" w:lineRule="auto"/>
        <w:rPr>
          <w:b w:val="1"/>
          <w:sz w:val="20"/>
          <w:szCs w:val="20"/>
        </w:rPr>
      </w:pPr>
      <w:r w:rsidDel="00000000" w:rsidR="00000000" w:rsidRPr="00000000">
        <w:rPr>
          <w:rtl w:val="0"/>
        </w:rPr>
      </w:r>
    </w:p>
    <w:p w:rsidR="00000000" w:rsidDel="00000000" w:rsidP="00000000" w:rsidRDefault="00000000" w:rsidRPr="00000000" w14:paraId="000001E7">
      <w:pPr>
        <w:spacing w:line="360" w:lineRule="auto"/>
        <w:rPr>
          <w:b w:val="1"/>
          <w:sz w:val="20"/>
          <w:szCs w:val="20"/>
        </w:rPr>
      </w:pPr>
      <w:r w:rsidDel="00000000" w:rsidR="00000000" w:rsidRPr="00000000">
        <w:rPr>
          <w:rtl w:val="0"/>
        </w:rPr>
      </w:r>
    </w:p>
    <w:p w:rsidR="00000000" w:rsidDel="00000000" w:rsidP="00000000" w:rsidRDefault="00000000" w:rsidRPr="00000000" w14:paraId="000001E8">
      <w:pPr>
        <w:spacing w:line="360" w:lineRule="auto"/>
        <w:rPr>
          <w:b w:val="1"/>
          <w:sz w:val="20"/>
          <w:szCs w:val="20"/>
        </w:rPr>
      </w:pPr>
      <w:sdt>
        <w:sdtPr>
          <w:tag w:val="goog_rdk_69"/>
        </w:sdtPr>
        <w:sdtContent>
          <w:commentRangeStart w:id="21"/>
        </w:sdtContent>
      </w:sdt>
      <w:r w:rsidDel="00000000" w:rsidR="00000000" w:rsidRPr="00000000">
        <w:rPr>
          <w:rtl w:val="0"/>
        </w:rPr>
      </w:r>
    </w:p>
    <w:p w:rsidR="00000000" w:rsidDel="00000000" w:rsidP="00000000" w:rsidRDefault="00000000" w:rsidRPr="00000000" w14:paraId="000001E9">
      <w:pPr>
        <w:spacing w:line="360" w:lineRule="auto"/>
        <w:rPr>
          <w:b w:val="1"/>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EA">
      <w:pPr>
        <w:spacing w:line="360" w:lineRule="auto"/>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152400</wp:posOffset>
                </wp:positionV>
                <wp:extent cx="5994400" cy="879475"/>
                <wp:effectExtent b="0" l="0" r="0" t="0"/>
                <wp:wrapNone/>
                <wp:docPr id="1208723152" name=""/>
                <a:graphic>
                  <a:graphicData uri="http://schemas.microsoft.com/office/word/2010/wordprocessingShape">
                    <wps:wsp>
                      <wps:cNvSpPr/>
                      <wps:cNvPr id="3" name="Shape 3"/>
                      <wps:spPr>
                        <a:xfrm>
                          <a:off x="2355150" y="3346613"/>
                          <a:ext cx="5981700" cy="8667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Presentación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8"/>
                                <w:vertAlign w:val="baseline"/>
                              </w:rPr>
                              <w:t xml:space="preserve">CF8_3_Orden_operacional_camisa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152400</wp:posOffset>
                </wp:positionV>
                <wp:extent cx="5994400" cy="879475"/>
                <wp:effectExtent b="0" l="0" r="0" t="0"/>
                <wp:wrapNone/>
                <wp:docPr id="1208723152"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5994400" cy="879475"/>
                        </a:xfrm>
                        <a:prstGeom prst="rect"/>
                        <a:ln/>
                      </pic:spPr>
                    </pic:pic>
                  </a:graphicData>
                </a:graphic>
              </wp:anchor>
            </w:drawing>
          </mc:Fallback>
        </mc:AlternateContent>
      </w:r>
    </w:p>
    <w:p w:rsidR="00000000" w:rsidDel="00000000" w:rsidP="00000000" w:rsidRDefault="00000000" w:rsidRPr="00000000" w14:paraId="000001EB">
      <w:pPr>
        <w:spacing w:line="360" w:lineRule="auto"/>
        <w:rPr>
          <w:b w:val="1"/>
          <w:sz w:val="20"/>
          <w:szCs w:val="20"/>
        </w:rPr>
      </w:pPr>
      <w:r w:rsidDel="00000000" w:rsidR="00000000" w:rsidRPr="00000000">
        <w:rPr>
          <w:rtl w:val="0"/>
        </w:rPr>
      </w:r>
    </w:p>
    <w:p w:rsidR="00000000" w:rsidDel="00000000" w:rsidP="00000000" w:rsidRDefault="00000000" w:rsidRPr="00000000" w14:paraId="000001EC">
      <w:pPr>
        <w:spacing w:line="360" w:lineRule="auto"/>
        <w:rPr>
          <w:b w:val="1"/>
          <w:sz w:val="20"/>
          <w:szCs w:val="20"/>
        </w:rPr>
      </w:pPr>
      <w:r w:rsidDel="00000000" w:rsidR="00000000" w:rsidRPr="00000000">
        <w:rPr>
          <w:rtl w:val="0"/>
        </w:rPr>
      </w:r>
    </w:p>
    <w:p w:rsidR="00000000" w:rsidDel="00000000" w:rsidP="00000000" w:rsidRDefault="00000000" w:rsidRPr="00000000" w14:paraId="000001ED">
      <w:pPr>
        <w:spacing w:line="360" w:lineRule="auto"/>
        <w:rPr>
          <w:b w:val="1"/>
          <w:sz w:val="20"/>
          <w:szCs w:val="20"/>
        </w:rPr>
      </w:pPr>
      <w:r w:rsidDel="00000000" w:rsidR="00000000" w:rsidRPr="00000000">
        <w:rPr>
          <w:rtl w:val="0"/>
        </w:rPr>
      </w:r>
    </w:p>
    <w:sdt>
      <w:sdtPr>
        <w:tag w:val="goog_rdk_71"/>
      </w:sdtPr>
      <w:sdtContent>
        <w:p w:rsidR="00000000" w:rsidDel="00000000" w:rsidP="00000000" w:rsidRDefault="00000000" w:rsidRPr="00000000" w14:paraId="000001EE">
          <w:pPr>
            <w:spacing w:line="360" w:lineRule="auto"/>
            <w:rPr>
              <w:ins w:author="María Inés Machado López" w:id="1" w:date="2021-07-26T11:35:00Z"/>
              <w:b w:val="1"/>
              <w:sz w:val="20"/>
              <w:szCs w:val="20"/>
            </w:rPr>
          </w:pPr>
          <w:r w:rsidDel="00000000" w:rsidR="00000000" w:rsidRPr="00000000">
            <w:rPr>
              <w:rtl w:val="0"/>
            </w:rPr>
            <w:t xml:space="preserve">           </w:t>
          </w:r>
          <w:sdt>
            <w:sdtPr>
              <w:tag w:val="goog_rdk_70"/>
            </w:sdtPr>
            <w:sdtContent>
              <w:ins w:author="María Inés Machado López" w:id="1" w:date="2021-07-26T11:35:00Z">
                <w:r w:rsidDel="00000000" w:rsidR="00000000" w:rsidRPr="00000000">
                  <w:rPr>
                    <w:rtl w:val="0"/>
                  </w:rPr>
                </w:r>
              </w:ins>
            </w:sdtContent>
          </w:sdt>
        </w:p>
      </w:sdtContent>
    </w:sdt>
    <w:sdt>
      <w:sdtPr>
        <w:tag w:val="goog_rdk_73"/>
      </w:sdtPr>
      <w:sdtContent>
        <w:p w:rsidR="00000000" w:rsidDel="00000000" w:rsidP="00000000" w:rsidRDefault="00000000" w:rsidRPr="00000000" w14:paraId="000001EF">
          <w:pPr>
            <w:spacing w:line="360" w:lineRule="auto"/>
            <w:rPr>
              <w:ins w:author="María Inés Machado López" w:id="2" w:date="2021-07-26T11:35:00Z"/>
              <w:b w:val="1"/>
              <w:sz w:val="20"/>
              <w:szCs w:val="20"/>
            </w:rPr>
          </w:pPr>
          <w:r w:rsidDel="00000000" w:rsidR="00000000" w:rsidRPr="00000000">
            <w:rPr>
              <w:rtl w:val="0"/>
            </w:rPr>
            <w:t xml:space="preserve">     </w:t>
          </w:r>
          <w:sdt>
            <w:sdtPr>
              <w:tag w:val="goog_rdk_72"/>
            </w:sdtPr>
            <w:sdtContent>
              <w:ins w:author="María Inés Machado López" w:id="2" w:date="2021-07-26T11:35:00Z">
                <w:r w:rsidDel="00000000" w:rsidR="00000000" w:rsidRPr="00000000">
                  <w:rPr>
                    <w:rtl w:val="0"/>
                  </w:rPr>
                </w:r>
              </w:ins>
            </w:sdtContent>
          </w:sdt>
        </w:p>
      </w:sdtContent>
    </w:sdt>
    <w:p w:rsidR="00000000" w:rsidDel="00000000" w:rsidP="00000000" w:rsidRDefault="00000000" w:rsidRPr="00000000" w14:paraId="000001F0">
      <w:pPr>
        <w:spacing w:line="240" w:lineRule="auto"/>
        <w:ind w:left="284" w:firstLine="0"/>
        <w:rPr>
          <w:b w:val="1"/>
          <w:color w:val="980000"/>
          <w:sz w:val="20"/>
          <w:szCs w:val="20"/>
        </w:rPr>
      </w:pPr>
      <w:r w:rsidDel="00000000" w:rsidR="00000000" w:rsidRPr="00000000">
        <w:rPr>
          <w:rtl w:val="0"/>
        </w:rPr>
        <w:t xml:space="preserve">     </w:t>
      </w:r>
      <w:sdt>
        <w:sdtPr>
          <w:tag w:val="goog_rdk_74"/>
        </w:sdtPr>
        <w:sdtContent>
          <w:commentRangeStart w:id="22"/>
        </w:sdtContent>
      </w:sdt>
      <w:r w:rsidDel="00000000" w:rsidR="00000000" w:rsidRPr="00000000">
        <w:rPr>
          <w:color w:val="980000"/>
          <w:sz w:val="20"/>
          <w:szCs w:val="20"/>
          <w:rtl w:val="0"/>
        </w:rPr>
        <w:t xml:space="preserve">A continuación, se presentan dos vídeos tutoriales para el ensamble de camisa, en relación a la confección de camisa Slim fit para hombre, y la confección de una camisa artesanalmente</w:t>
      </w:r>
      <w:r w:rsidDel="00000000" w:rsidR="00000000" w:rsidRPr="00000000">
        <w:rPr>
          <w:color w:val="980000"/>
          <w:rtl w:val="0"/>
        </w:rPr>
        <w:t xml:space="preserve">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F1">
      <w:pPr>
        <w:spacing w:line="360" w:lineRule="auto"/>
        <w:ind w:left="284" w:firstLine="0"/>
        <w:jc w:val="center"/>
        <w:rPr>
          <w:b w:val="1"/>
          <w:sz w:val="20"/>
          <w:szCs w:val="20"/>
        </w:rPr>
      </w:pPr>
      <w:r w:rsidDel="00000000" w:rsidR="00000000" w:rsidRPr="00000000">
        <w:rPr>
          <w:rtl w:val="0"/>
        </w:rPr>
      </w:r>
    </w:p>
    <w:tbl>
      <w:tblPr>
        <w:tblStyle w:val="Table17"/>
        <w:tblW w:w="9904.0" w:type="dxa"/>
        <w:jc w:val="left"/>
        <w:tblInd w:w="284.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904"/>
        <w:tblGridChange w:id="0">
          <w:tblGrid>
            <w:gridCol w:w="9904"/>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1F2">
            <w:pPr>
              <w:spacing w:line="240" w:lineRule="auto"/>
              <w:jc w:val="center"/>
              <w:rPr>
                <w:b w:val="1"/>
                <w:sz w:val="20"/>
                <w:szCs w:val="20"/>
              </w:rPr>
            </w:pPr>
            <w:sdt>
              <w:sdtPr>
                <w:tag w:val="goog_rdk_75"/>
              </w:sdtPr>
              <w:sdtContent>
                <w:commentRangeStart w:id="23"/>
              </w:sdtContent>
            </w:sdt>
            <w:sdt>
              <w:sdtPr>
                <w:tag w:val="goog_rdk_76"/>
              </w:sdtPr>
              <w:sdtContent>
                <w:commentRangeStart w:id="24"/>
              </w:sdtContent>
            </w:sdt>
            <w:r w:rsidDel="00000000" w:rsidR="00000000" w:rsidRPr="00000000">
              <w:rPr>
                <w:b w:val="1"/>
                <w:sz w:val="20"/>
                <w:szCs w:val="20"/>
                <w:rtl w:val="0"/>
              </w:rPr>
              <w:t xml:space="preserve">Ensamble de camisa.</w:t>
            </w:r>
          </w:p>
          <w:p w:rsidR="00000000" w:rsidDel="00000000" w:rsidP="00000000" w:rsidRDefault="00000000" w:rsidRPr="00000000" w14:paraId="000001F3">
            <w:pPr>
              <w:spacing w:line="240" w:lineRule="auto"/>
              <w:jc w:val="center"/>
              <w:rPr>
                <w:sz w:val="20"/>
                <w:szCs w:val="20"/>
              </w:rPr>
            </w:pPr>
            <w:r w:rsidDel="00000000" w:rsidR="00000000" w:rsidRPr="00000000">
              <w:rPr>
                <w:sz w:val="20"/>
                <w:szCs w:val="20"/>
                <w:highlight w:val="yellow"/>
                <w:rtl w:val="0"/>
              </w:rPr>
              <w:t xml:space="preserve">LLAMADO A LA ACCIÓN:</w:t>
            </w:r>
            <w:r w:rsidDel="00000000" w:rsidR="00000000" w:rsidRPr="00000000">
              <w:rPr>
                <w:rtl w:val="0"/>
              </w:rPr>
            </w:r>
          </w:p>
          <w:p w:rsidR="00000000" w:rsidDel="00000000" w:rsidP="00000000" w:rsidRDefault="00000000" w:rsidRPr="00000000" w14:paraId="000001F4">
            <w:pPr>
              <w:spacing w:line="240" w:lineRule="auto"/>
              <w:jc w:val="center"/>
              <w:rPr>
                <w:sz w:val="20"/>
                <w:szCs w:val="20"/>
              </w:rPr>
            </w:pPr>
            <w:r w:rsidDel="00000000" w:rsidR="00000000" w:rsidRPr="00000000">
              <w:rPr>
                <w:sz w:val="20"/>
                <w:szCs w:val="20"/>
                <w:rtl w:val="0"/>
              </w:rPr>
              <w:t xml:space="preserve">Anexo 6. Proceso confección camisa masculina.</w:t>
            </w:r>
          </w:p>
          <w:p w:rsidR="00000000" w:rsidDel="00000000" w:rsidP="00000000" w:rsidRDefault="00000000" w:rsidRPr="00000000" w14:paraId="000001F5">
            <w:pPr>
              <w:spacing w:line="240" w:lineRule="auto"/>
              <w:jc w:val="center"/>
              <w:rPr>
                <w:sz w:val="20"/>
                <w:szCs w:val="20"/>
              </w:rPr>
            </w:pPr>
            <w:r w:rsidDel="00000000" w:rsidR="00000000" w:rsidRPr="00000000">
              <w:rPr>
                <w:sz w:val="20"/>
                <w:szCs w:val="20"/>
                <w:highlight w:val="yellow"/>
                <w:rtl w:val="0"/>
              </w:rPr>
              <w:t xml:space="preserve">LLAMADOS A LA ACCIÓN COMO MATERIAL COMPLEMENTARIO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1F6">
            <w:pPr>
              <w:spacing w:line="240" w:lineRule="auto"/>
              <w:ind w:left="284" w:firstLine="0"/>
              <w:rPr>
                <w:b w:val="1"/>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7">
            <w:pPr>
              <w:spacing w:line="240" w:lineRule="auto"/>
              <w:jc w:val="center"/>
              <w:rPr/>
            </w:pPr>
            <w:r w:rsidDel="00000000" w:rsidR="00000000" w:rsidRPr="00000000">
              <w:rPr/>
              <w:drawing>
                <wp:inline distB="0" distT="0" distL="0" distR="0">
                  <wp:extent cx="733335" cy="537779"/>
                  <wp:effectExtent b="0" l="0" r="0" t="0"/>
                  <wp:docPr descr="Video, youtube icon - Free download on Iconfinder" id="1208723177" name="image2.png"/>
                  <a:graphic>
                    <a:graphicData uri="http://schemas.openxmlformats.org/drawingml/2006/picture">
                      <pic:pic>
                        <pic:nvPicPr>
                          <pic:cNvPr descr="Video, youtube icon - Free download on Iconfinder" id="0" name="image2.png"/>
                          <pic:cNvPicPr preferRelativeResize="0"/>
                        </pic:nvPicPr>
                        <pic:blipFill>
                          <a:blip r:embed="rId28"/>
                          <a:srcRect b="0" l="0" r="0" t="0"/>
                          <a:stretch>
                            <a:fillRect/>
                          </a:stretch>
                        </pic:blipFill>
                        <pic:spPr>
                          <a:xfrm>
                            <a:off x="0" y="0"/>
                            <a:ext cx="733335" cy="537779"/>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240" w:lineRule="auto"/>
              <w:jc w:val="both"/>
              <w:rPr>
                <w:sz w:val="20"/>
                <w:szCs w:val="20"/>
              </w:rPr>
            </w:pPr>
            <w:r w:rsidDel="00000000" w:rsidR="00000000" w:rsidRPr="00000000">
              <w:rPr>
                <w:sz w:val="20"/>
                <w:szCs w:val="20"/>
                <w:rtl w:val="0"/>
              </w:rPr>
              <w:t xml:space="preserve">Video: Material complementario: Confección de camisa Slim Fit para hombre </w:t>
            </w:r>
            <w:hyperlink r:id="rId29">
              <w:r w:rsidDel="00000000" w:rsidR="00000000" w:rsidRPr="00000000">
                <w:rPr>
                  <w:color w:val="0000ff"/>
                  <w:sz w:val="20"/>
                  <w:szCs w:val="20"/>
                  <w:u w:val="single"/>
                  <w:rtl w:val="0"/>
                </w:rPr>
                <w:t xml:space="preserve">https://www.youtube.com/watch?v=xD1u53N8sWQ&amp;ab_channel=LaCosturadiy</w:t>
              </w:r>
            </w:hyperlink>
            <w:r w:rsidDel="00000000" w:rsidR="00000000" w:rsidRPr="00000000">
              <w:rPr>
                <w:rtl w:val="0"/>
              </w:rPr>
            </w:r>
          </w:p>
          <w:p w:rsidR="00000000" w:rsidDel="00000000" w:rsidP="00000000" w:rsidRDefault="00000000" w:rsidRPr="00000000" w14:paraId="000001F9">
            <w:pPr>
              <w:spacing w:line="240" w:lineRule="auto"/>
              <w:rPr>
                <w:sz w:val="20"/>
                <w:szCs w:val="20"/>
              </w:rPr>
            </w:pPr>
            <w:r w:rsidDel="00000000" w:rsidR="00000000" w:rsidRPr="00000000">
              <w:rPr>
                <w:sz w:val="20"/>
                <w:szCs w:val="20"/>
                <w:rtl w:val="0"/>
              </w:rPr>
              <w:t xml:space="preserve">Material complementario en video: cómo se confecciona una camisa artesanalmente </w:t>
            </w:r>
            <w:hyperlink r:id="rId30">
              <w:r w:rsidDel="00000000" w:rsidR="00000000" w:rsidRPr="00000000">
                <w:rPr>
                  <w:color w:val="0000ff"/>
                  <w:sz w:val="20"/>
                  <w:szCs w:val="20"/>
                  <w:u w:val="single"/>
                  <w:rtl w:val="0"/>
                </w:rPr>
                <w:t xml:space="preserve">https://www.youtube.com/watch?v=g7nLMKAMVVQ&amp;ab_channel=informativos</w:t>
              </w:r>
            </w:hyperlink>
            <w:commentRangeEnd w:id="23"/>
            <w:r w:rsidDel="00000000" w:rsidR="00000000" w:rsidRPr="00000000">
              <w:commentReference w:id="23"/>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1FA">
      <w:pPr>
        <w:spacing w:line="360" w:lineRule="auto"/>
        <w:ind w:left="284" w:firstLine="0"/>
        <w:rPr>
          <w:b w:val="1"/>
          <w:sz w:val="20"/>
          <w:szCs w:val="20"/>
        </w:rPr>
      </w:pPr>
      <w:r w:rsidDel="00000000" w:rsidR="00000000" w:rsidRPr="00000000">
        <w:rPr>
          <w:rtl w:val="0"/>
        </w:rPr>
      </w:r>
    </w:p>
    <w:p w:rsidR="00000000" w:rsidDel="00000000" w:rsidP="00000000" w:rsidRDefault="00000000" w:rsidRPr="00000000" w14:paraId="000001FB">
      <w:pPr>
        <w:spacing w:line="360" w:lineRule="auto"/>
        <w:ind w:left="284" w:firstLine="0"/>
        <w:rPr>
          <w:b w:val="1"/>
          <w:sz w:val="20"/>
          <w:szCs w:val="20"/>
        </w:rPr>
      </w:pPr>
      <w:r w:rsidDel="00000000" w:rsidR="00000000" w:rsidRPr="00000000">
        <w:rPr>
          <w:rtl w:val="0"/>
        </w:rPr>
      </w:r>
    </w:p>
    <w:p w:rsidR="00000000" w:rsidDel="00000000" w:rsidP="00000000" w:rsidRDefault="00000000" w:rsidRPr="00000000" w14:paraId="000001FC">
      <w:pPr>
        <w:numPr>
          <w:ilvl w:val="1"/>
          <w:numId w:val="6"/>
        </w:numPr>
        <w:pBdr>
          <w:top w:space="0" w:sz="0" w:val="nil"/>
          <w:left w:space="0" w:sz="0" w:val="nil"/>
          <w:bottom w:space="0" w:sz="0" w:val="nil"/>
          <w:right w:space="0" w:sz="0" w:val="nil"/>
          <w:between w:space="0" w:sz="0" w:val="nil"/>
        </w:pBdr>
        <w:spacing w:line="360" w:lineRule="auto"/>
        <w:ind w:left="360" w:hanging="360"/>
        <w:rPr>
          <w:b w:val="1"/>
          <w:color w:val="000000"/>
          <w:sz w:val="20"/>
          <w:szCs w:val="20"/>
        </w:rPr>
      </w:pPr>
      <w:r w:rsidDel="00000000" w:rsidR="00000000" w:rsidRPr="00000000">
        <w:rPr>
          <w:b w:val="1"/>
          <w:color w:val="000000"/>
          <w:sz w:val="20"/>
          <w:szCs w:val="20"/>
          <w:rtl w:val="0"/>
        </w:rPr>
        <w:t xml:space="preserve">Orden operacional de la confección de la falda </w:t>
      </w:r>
      <w:sdt>
        <w:sdtPr>
          <w:tag w:val="goog_rdk_77"/>
        </w:sdtPr>
        <w:sdtContent>
          <w:commentRangeStart w:id="25"/>
        </w:sdtContent>
      </w:sdt>
      <w:sdt>
        <w:sdtPr>
          <w:tag w:val="goog_rdk_78"/>
        </w:sdtPr>
        <w:sdtContent>
          <w:commentRangeStart w:id="26"/>
        </w:sdtContent>
      </w:sdt>
      <w:r w:rsidDel="00000000" w:rsidR="00000000" w:rsidRPr="00000000">
        <w:rPr>
          <w:b w:val="1"/>
          <w:color w:val="000000"/>
          <w:sz w:val="20"/>
          <w:szCs w:val="20"/>
          <w:rtl w:val="0"/>
        </w:rPr>
        <w:t xml:space="preserve">clásica</w:t>
      </w:r>
      <w:commentRangeEnd w:id="25"/>
      <w:r w:rsidDel="00000000" w:rsidR="00000000" w:rsidRPr="00000000">
        <w:commentReference w:id="25"/>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360" w:lineRule="auto"/>
        <w:ind w:left="360" w:firstLine="0"/>
        <w:rPr>
          <w:b w:val="1"/>
          <w:color w:val="980000"/>
          <w:sz w:val="20"/>
          <w:szCs w:val="20"/>
        </w:rPr>
      </w:pPr>
      <w:r w:rsidDel="00000000" w:rsidR="00000000" w:rsidRPr="00000000">
        <w:rPr>
          <w:b w:val="1"/>
          <w:color w:val="980000"/>
          <w:sz w:val="20"/>
          <w:szCs w:val="20"/>
          <w:rtl w:val="0"/>
        </w:rPr>
        <w:t xml:space="preserve">En la siguiente tabla se presenta el orden de operación para la confección de una falda clásica.</w:t>
      </w:r>
    </w:p>
    <w:p w:rsidR="00000000" w:rsidDel="00000000" w:rsidP="00000000" w:rsidRDefault="00000000" w:rsidRPr="00000000" w14:paraId="000001FE">
      <w:pPr>
        <w:spacing w:line="360" w:lineRule="auto"/>
        <w:rPr>
          <w:b w:val="1"/>
          <w:sz w:val="20"/>
          <w:szCs w:val="20"/>
        </w:rPr>
      </w:pPr>
      <w:r w:rsidDel="00000000" w:rsidR="00000000" w:rsidRPr="00000000">
        <w:rPr>
          <w:b w:val="1"/>
          <w:sz w:val="20"/>
          <w:szCs w:val="20"/>
          <w:rtl w:val="0"/>
        </w:rPr>
        <w:t xml:space="preserve">     Tabla 4</w:t>
      </w:r>
    </w:p>
    <w:p w:rsidR="00000000" w:rsidDel="00000000" w:rsidP="00000000" w:rsidRDefault="00000000" w:rsidRPr="00000000" w14:paraId="000001FF">
      <w:pPr>
        <w:spacing w:line="360" w:lineRule="auto"/>
        <w:rPr>
          <w:i w:val="1"/>
          <w:sz w:val="20"/>
          <w:szCs w:val="20"/>
        </w:rPr>
      </w:pPr>
      <w:r w:rsidDel="00000000" w:rsidR="00000000" w:rsidRPr="00000000">
        <w:rPr>
          <w:i w:val="1"/>
          <w:sz w:val="20"/>
          <w:szCs w:val="20"/>
          <w:rtl w:val="0"/>
        </w:rPr>
        <w:t xml:space="preserve">     Orden operacional de la falda clásica</w:t>
      </w:r>
    </w:p>
    <w:tbl>
      <w:tblPr>
        <w:tblStyle w:val="Table18"/>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
        <w:gridCol w:w="4098"/>
        <w:gridCol w:w="5252"/>
        <w:tblGridChange w:id="0">
          <w:tblGrid>
            <w:gridCol w:w="328"/>
            <w:gridCol w:w="4098"/>
            <w:gridCol w:w="5252"/>
          </w:tblGrid>
        </w:tblGridChange>
      </w:tblGrid>
      <w:tr>
        <w:trPr>
          <w:cantSplit w:val="0"/>
          <w:tblHeader w:val="0"/>
        </w:trPr>
        <w:tc>
          <w:tcPr/>
          <w:p w:rsidR="00000000" w:rsidDel="00000000" w:rsidP="00000000" w:rsidRDefault="00000000" w:rsidRPr="00000000" w14:paraId="00000200">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201">
            <w:pPr>
              <w:jc w:val="both"/>
              <w:rPr>
                <w:sz w:val="20"/>
                <w:szCs w:val="20"/>
              </w:rPr>
            </w:pPr>
            <w:r w:rsidDel="00000000" w:rsidR="00000000" w:rsidRPr="00000000">
              <w:rPr>
                <w:sz w:val="20"/>
                <w:szCs w:val="20"/>
                <w:rtl w:val="0"/>
              </w:rPr>
              <w:t xml:space="preserve">Es necesario que para la confección de la falda clásica se tengan ya los elementos que fueron previamente trazados y patronados, así como el material textil, cierre e insumos necesarios para generar los acabados.</w:t>
            </w:r>
          </w:p>
          <w:p w:rsidR="00000000" w:rsidDel="00000000" w:rsidP="00000000" w:rsidRDefault="00000000" w:rsidRPr="00000000" w14:paraId="00000202">
            <w:pPr>
              <w:jc w:val="both"/>
              <w:rPr>
                <w:sz w:val="20"/>
                <w:szCs w:val="20"/>
              </w:rPr>
            </w:pPr>
            <w:r w:rsidDel="00000000" w:rsidR="00000000" w:rsidRPr="00000000">
              <w:rPr>
                <w:rtl w:val="0"/>
              </w:rPr>
            </w:r>
          </w:p>
        </w:tc>
        <w:tc>
          <w:tcPr/>
          <w:p w:rsidR="00000000" w:rsidDel="00000000" w:rsidP="00000000" w:rsidRDefault="00000000" w:rsidRPr="00000000" w14:paraId="00000203">
            <w:pPr>
              <w:jc w:val="center"/>
              <w:rPr>
                <w:sz w:val="20"/>
                <w:szCs w:val="20"/>
              </w:rPr>
            </w:pPr>
            <w:r w:rsidDel="00000000" w:rsidR="00000000" w:rsidRPr="00000000">
              <w:rPr>
                <w:sz w:val="20"/>
                <w:szCs w:val="20"/>
                <w:rtl w:val="0"/>
              </w:rPr>
              <w:t xml:space="preserve">Figura 9. Falda clásica</w:t>
            </w:r>
          </w:p>
          <w:p w:rsidR="00000000" w:rsidDel="00000000" w:rsidP="00000000" w:rsidRDefault="00000000" w:rsidRPr="00000000" w14:paraId="00000204">
            <w:pPr>
              <w:jc w:val="center"/>
              <w:rPr>
                <w:sz w:val="20"/>
                <w:szCs w:val="20"/>
              </w:rPr>
            </w:pPr>
            <w:r w:rsidDel="00000000" w:rsidR="00000000" w:rsidRPr="00000000">
              <w:rPr/>
              <w:drawing>
                <wp:inline distB="0" distT="0" distL="114300" distR="114300">
                  <wp:extent cx="1285875" cy="1710408"/>
                  <wp:effectExtent b="0" l="0" r="0" t="0"/>
                  <wp:docPr descr="MOLDE: FALDA RECTA MUJER 0927" id="1208723175" name="image21.jpg"/>
                  <a:graphic>
                    <a:graphicData uri="http://schemas.openxmlformats.org/drawingml/2006/picture">
                      <pic:pic>
                        <pic:nvPicPr>
                          <pic:cNvPr descr="MOLDE: FALDA RECTA MUJER 0927" id="0" name="image21.jpg"/>
                          <pic:cNvPicPr preferRelativeResize="0"/>
                        </pic:nvPicPr>
                        <pic:blipFill>
                          <a:blip r:embed="rId31"/>
                          <a:srcRect b="0" l="0" r="0" t="0"/>
                          <a:stretch>
                            <a:fillRect/>
                          </a:stretch>
                        </pic:blipFill>
                        <pic:spPr>
                          <a:xfrm>
                            <a:off x="0" y="0"/>
                            <a:ext cx="1285875" cy="1710408"/>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center"/>
              <w:rPr>
                <w:sz w:val="20"/>
                <w:szCs w:val="20"/>
              </w:rPr>
            </w:pPr>
            <w:r w:rsidDel="00000000" w:rsidR="00000000" w:rsidRPr="00000000">
              <w:rPr>
                <w:sz w:val="20"/>
                <w:szCs w:val="20"/>
                <w:rtl w:val="0"/>
              </w:rPr>
              <w:t xml:space="preserve">Fuente: </w:t>
            </w:r>
            <w:sdt>
              <w:sdtPr>
                <w:tag w:val="goog_rdk_79"/>
              </w:sdtPr>
              <w:sdtContent>
                <w:commentRangeStart w:id="27"/>
              </w:sdtContent>
            </w:sdt>
            <w:hyperlink r:id="rId32">
              <w:r w:rsidDel="00000000" w:rsidR="00000000" w:rsidRPr="00000000">
                <w:rPr>
                  <w:color w:val="0000ff"/>
                  <w:sz w:val="20"/>
                  <w:szCs w:val="20"/>
                  <w:u w:val="single"/>
                  <w:rtl w:val="0"/>
                </w:rPr>
                <w:t xml:space="preserve">https://www.moldesunicose.com/colombia/polleras/2271-falda-recta-mujer-0927.html</w:t>
              </w:r>
            </w:hyperlink>
            <w:r w:rsidDel="00000000" w:rsidR="00000000" w:rsidRPr="00000000">
              <w:rPr>
                <w:sz w:val="20"/>
                <w:szCs w:val="20"/>
                <w:rtl w:val="0"/>
              </w:rPr>
              <w:t xml:space="preserve"> </w:t>
            </w:r>
            <w:commentRangeEnd w:id="27"/>
            <w:r w:rsidDel="00000000" w:rsidR="00000000" w:rsidRPr="00000000">
              <w:commentReference w:id="27"/>
            </w:r>
            <w:r w:rsidDel="00000000" w:rsidR="00000000" w:rsidRPr="00000000">
              <w:rPr>
                <w:rtl w:val="0"/>
              </w:rPr>
            </w:r>
          </w:p>
        </w:tc>
      </w:tr>
      <w:tr>
        <w:trPr>
          <w:cantSplit w:val="0"/>
          <w:tblHeader w:val="0"/>
        </w:trPr>
        <w:tc>
          <w:tcPr/>
          <w:p w:rsidR="00000000" w:rsidDel="00000000" w:rsidP="00000000" w:rsidRDefault="00000000" w:rsidRPr="00000000" w14:paraId="00000206">
            <w:pPr>
              <w:spacing w:line="360" w:lineRule="auto"/>
              <w:jc w:val="both"/>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207">
            <w:pPr>
              <w:jc w:val="both"/>
              <w:rPr>
                <w:sz w:val="20"/>
                <w:szCs w:val="20"/>
              </w:rPr>
            </w:pPr>
            <w:r w:rsidDel="00000000" w:rsidR="00000000" w:rsidRPr="00000000">
              <w:rPr>
                <w:sz w:val="20"/>
                <w:szCs w:val="20"/>
                <w:rtl w:val="0"/>
              </w:rPr>
              <w:t xml:space="preserve">Una vez se tenga el material cortado se unirán costados de la falda con maquina plana y posteriormente se pasa la fileteadora.</w:t>
            </w:r>
          </w:p>
        </w:tc>
      </w:tr>
      <w:tr>
        <w:trPr>
          <w:cantSplit w:val="0"/>
          <w:tblHeader w:val="0"/>
        </w:trPr>
        <w:tc>
          <w:tcPr/>
          <w:p w:rsidR="00000000" w:rsidDel="00000000" w:rsidP="00000000" w:rsidRDefault="00000000" w:rsidRPr="00000000" w14:paraId="00000209">
            <w:pPr>
              <w:spacing w:line="36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20A">
            <w:pPr>
              <w:jc w:val="both"/>
              <w:rPr>
                <w:sz w:val="20"/>
                <w:szCs w:val="20"/>
              </w:rPr>
            </w:pPr>
            <w:r w:rsidDel="00000000" w:rsidR="00000000" w:rsidRPr="00000000">
              <w:rPr>
                <w:sz w:val="20"/>
                <w:szCs w:val="20"/>
                <w:rtl w:val="0"/>
              </w:rPr>
              <w:t xml:space="preserve">El centro espalda se dejará abierto para colocar el cierre con la pretina.</w:t>
            </w:r>
          </w:p>
        </w:tc>
      </w:tr>
      <w:tr>
        <w:trPr>
          <w:cantSplit w:val="0"/>
          <w:tblHeader w:val="0"/>
        </w:trPr>
        <w:tc>
          <w:tcPr/>
          <w:p w:rsidR="00000000" w:rsidDel="00000000" w:rsidP="00000000" w:rsidRDefault="00000000" w:rsidRPr="00000000" w14:paraId="0000020C">
            <w:pPr>
              <w:spacing w:line="36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20D">
            <w:pPr>
              <w:jc w:val="both"/>
              <w:rPr>
                <w:sz w:val="20"/>
                <w:szCs w:val="20"/>
              </w:rPr>
            </w:pPr>
            <w:r w:rsidDel="00000000" w:rsidR="00000000" w:rsidRPr="00000000">
              <w:rPr>
                <w:sz w:val="20"/>
                <w:szCs w:val="20"/>
                <w:rtl w:val="0"/>
              </w:rPr>
              <w:t xml:space="preserve">Unir la pretina, en este caso es una pretina recta con corte a los costados y corte centro espalda, estas deberán estar previamente fusionadas con el interlón.</w:t>
            </w:r>
          </w:p>
        </w:tc>
      </w:tr>
      <w:tr>
        <w:trPr>
          <w:cantSplit w:val="0"/>
          <w:tblHeader w:val="0"/>
        </w:trPr>
        <w:tc>
          <w:tcPr/>
          <w:p w:rsidR="00000000" w:rsidDel="00000000" w:rsidP="00000000" w:rsidRDefault="00000000" w:rsidRPr="00000000" w14:paraId="0000020F">
            <w:pPr>
              <w:spacing w:line="36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210">
            <w:pPr>
              <w:jc w:val="both"/>
              <w:rPr>
                <w:sz w:val="20"/>
                <w:szCs w:val="20"/>
              </w:rPr>
            </w:pPr>
            <w:r w:rsidDel="00000000" w:rsidR="00000000" w:rsidRPr="00000000">
              <w:rPr>
                <w:sz w:val="20"/>
                <w:szCs w:val="20"/>
                <w:rtl w:val="0"/>
              </w:rPr>
              <w:t xml:space="preserve">Pegar la pretina a la falda.</w:t>
            </w:r>
          </w:p>
        </w:tc>
      </w:tr>
      <w:tr>
        <w:trPr>
          <w:cantSplit w:val="0"/>
          <w:tblHeader w:val="0"/>
        </w:trPr>
        <w:tc>
          <w:tcPr/>
          <w:p w:rsidR="00000000" w:rsidDel="00000000" w:rsidP="00000000" w:rsidRDefault="00000000" w:rsidRPr="00000000" w14:paraId="00000212">
            <w:pPr>
              <w:spacing w:line="36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213">
            <w:pPr>
              <w:jc w:val="both"/>
              <w:rPr>
                <w:sz w:val="20"/>
                <w:szCs w:val="20"/>
              </w:rPr>
            </w:pPr>
            <w:r w:rsidDel="00000000" w:rsidR="00000000" w:rsidRPr="00000000">
              <w:rPr>
                <w:sz w:val="20"/>
                <w:szCs w:val="20"/>
                <w:rtl w:val="0"/>
              </w:rPr>
              <w:t xml:space="preserve">Colocar el cierre (invisible o normal).</w:t>
            </w:r>
          </w:p>
        </w:tc>
      </w:tr>
      <w:tr>
        <w:trPr>
          <w:cantSplit w:val="0"/>
          <w:tblHeader w:val="0"/>
        </w:trPr>
        <w:tc>
          <w:tcPr/>
          <w:p w:rsidR="00000000" w:rsidDel="00000000" w:rsidP="00000000" w:rsidRDefault="00000000" w:rsidRPr="00000000" w14:paraId="00000215">
            <w:pPr>
              <w:spacing w:line="36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0216">
            <w:pPr>
              <w:jc w:val="both"/>
              <w:rPr>
                <w:sz w:val="20"/>
                <w:szCs w:val="20"/>
              </w:rPr>
            </w:pPr>
            <w:r w:rsidDel="00000000" w:rsidR="00000000" w:rsidRPr="00000000">
              <w:rPr>
                <w:sz w:val="20"/>
                <w:szCs w:val="20"/>
                <w:rtl w:val="0"/>
              </w:rPr>
              <w:t xml:space="preserve">Cerrar centro espalda.</w:t>
            </w:r>
          </w:p>
        </w:tc>
      </w:tr>
      <w:tr>
        <w:trPr>
          <w:cantSplit w:val="0"/>
          <w:tblHeader w:val="0"/>
        </w:trPr>
        <w:tc>
          <w:tcPr/>
          <w:p w:rsidR="00000000" w:rsidDel="00000000" w:rsidP="00000000" w:rsidRDefault="00000000" w:rsidRPr="00000000" w14:paraId="00000218">
            <w:pPr>
              <w:spacing w:line="36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0219">
            <w:pPr>
              <w:jc w:val="both"/>
              <w:rPr>
                <w:sz w:val="20"/>
                <w:szCs w:val="20"/>
              </w:rPr>
            </w:pPr>
            <w:r w:rsidDel="00000000" w:rsidR="00000000" w:rsidRPr="00000000">
              <w:rPr>
                <w:sz w:val="20"/>
                <w:szCs w:val="20"/>
                <w:rtl w:val="0"/>
              </w:rPr>
              <w:t xml:space="preserve">Realizar dobladillo.</w:t>
            </w:r>
          </w:p>
        </w:tc>
      </w:tr>
    </w:tbl>
    <w:p w:rsidR="00000000" w:rsidDel="00000000" w:rsidP="00000000" w:rsidRDefault="00000000" w:rsidRPr="00000000" w14:paraId="0000021B">
      <w:pPr>
        <w:spacing w:line="360" w:lineRule="auto"/>
        <w:ind w:left="284" w:firstLine="0"/>
        <w:rPr>
          <w:b w:val="1"/>
          <w:sz w:val="20"/>
          <w:szCs w:val="20"/>
        </w:rPr>
      </w:pPr>
      <w:sdt>
        <w:sdtPr>
          <w:tag w:val="goog_rdk_80"/>
        </w:sdtPr>
        <w:sdtContent>
          <w:commentRangeStart w:id="28"/>
        </w:sdtContent>
      </w:sdt>
      <w:r w:rsidDel="00000000" w:rsidR="00000000" w:rsidRPr="00000000">
        <w:rPr>
          <w:rtl w:val="0"/>
        </w:rPr>
      </w:r>
    </w:p>
    <w:p w:rsidR="00000000" w:rsidDel="00000000" w:rsidP="00000000" w:rsidRDefault="00000000" w:rsidRPr="00000000" w14:paraId="0000021C">
      <w:pPr>
        <w:spacing w:line="360" w:lineRule="auto"/>
        <w:ind w:left="284" w:firstLine="0"/>
        <w:rPr>
          <w:b w:val="1"/>
          <w:sz w:val="20"/>
          <w:szCs w:val="20"/>
        </w:rPr>
      </w:pPr>
      <w:commentRangeEnd w:id="28"/>
      <w:r w:rsidDel="00000000" w:rsidR="00000000" w:rsidRPr="00000000">
        <w:commentReference w:id="2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6251102" cy="628515"/>
                <wp:effectExtent b="0" l="0" r="0" t="0"/>
                <wp:wrapNone/>
                <wp:docPr id="1208723153" name=""/>
                <a:graphic>
                  <a:graphicData uri="http://schemas.microsoft.com/office/word/2010/wordprocessingShape">
                    <wps:wsp>
                      <wps:cNvSpPr/>
                      <wps:cNvPr id="4" name="Shape 4"/>
                      <wps:spPr>
                        <a:xfrm>
                          <a:off x="2233149" y="3478443"/>
                          <a:ext cx="6225702" cy="6031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Presentación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PPT_DI_CF8_3_Orden_operacional_ensamble_confección_falda_básica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6251102" cy="628515"/>
                <wp:effectExtent b="0" l="0" r="0" t="0"/>
                <wp:wrapNone/>
                <wp:docPr id="1208723153" name="image16.png"/>
                <a:graphic>
                  <a:graphicData uri="http://schemas.openxmlformats.org/drawingml/2006/picture">
                    <pic:pic>
                      <pic:nvPicPr>
                        <pic:cNvPr id="0" name="image16.png"/>
                        <pic:cNvPicPr preferRelativeResize="0"/>
                      </pic:nvPicPr>
                      <pic:blipFill>
                        <a:blip r:embed="rId33"/>
                        <a:srcRect/>
                        <a:stretch>
                          <a:fillRect/>
                        </a:stretch>
                      </pic:blipFill>
                      <pic:spPr>
                        <a:xfrm>
                          <a:off x="0" y="0"/>
                          <a:ext cx="6251102" cy="628515"/>
                        </a:xfrm>
                        <a:prstGeom prst="rect"/>
                        <a:ln/>
                      </pic:spPr>
                    </pic:pic>
                  </a:graphicData>
                </a:graphic>
              </wp:anchor>
            </w:drawing>
          </mc:Fallback>
        </mc:AlternateContent>
      </w:r>
    </w:p>
    <w:p w:rsidR="00000000" w:rsidDel="00000000" w:rsidP="00000000" w:rsidRDefault="00000000" w:rsidRPr="00000000" w14:paraId="0000021D">
      <w:pPr>
        <w:spacing w:line="360" w:lineRule="auto"/>
        <w:ind w:left="284" w:firstLine="0"/>
        <w:rPr>
          <w:b w:val="1"/>
          <w:sz w:val="20"/>
          <w:szCs w:val="20"/>
        </w:rPr>
      </w:pPr>
      <w:sdt>
        <w:sdtPr>
          <w:tag w:val="goog_rdk_81"/>
        </w:sdtPr>
        <w:sdtContent>
          <w:commentRangeStart w:id="29"/>
        </w:sdtContent>
      </w:sdt>
      <w:r w:rsidDel="00000000" w:rsidR="00000000" w:rsidRPr="00000000">
        <w:rPr>
          <w:rtl w:val="0"/>
        </w:rPr>
      </w:r>
    </w:p>
    <w:p w:rsidR="00000000" w:rsidDel="00000000" w:rsidP="00000000" w:rsidRDefault="00000000" w:rsidRPr="00000000" w14:paraId="0000021E">
      <w:pPr>
        <w:spacing w:line="360" w:lineRule="auto"/>
        <w:ind w:left="284" w:firstLine="0"/>
        <w:rPr>
          <w:b w:val="1"/>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1F">
      <w:pPr>
        <w:spacing w:line="240" w:lineRule="auto"/>
        <w:ind w:left="284" w:firstLine="0"/>
        <w:rPr>
          <w:color w:val="980000"/>
          <w:sz w:val="20"/>
          <w:szCs w:val="20"/>
        </w:rPr>
      </w:pPr>
      <w:r w:rsidDel="00000000" w:rsidR="00000000" w:rsidRPr="00000000">
        <w:rPr>
          <w:rtl w:val="0"/>
        </w:rPr>
      </w:r>
    </w:p>
    <w:p w:rsidR="00000000" w:rsidDel="00000000" w:rsidP="00000000" w:rsidRDefault="00000000" w:rsidRPr="00000000" w14:paraId="00000220">
      <w:pPr>
        <w:spacing w:line="240" w:lineRule="auto"/>
        <w:ind w:left="284" w:firstLine="0"/>
        <w:rPr>
          <w:b w:val="1"/>
          <w:color w:val="980000"/>
          <w:sz w:val="20"/>
          <w:szCs w:val="20"/>
        </w:rPr>
      </w:pPr>
      <w:sdt>
        <w:sdtPr>
          <w:tag w:val="goog_rdk_82"/>
        </w:sdtPr>
        <w:sdtContent>
          <w:commentRangeStart w:id="30"/>
        </w:sdtContent>
      </w:sdt>
      <w:r w:rsidDel="00000000" w:rsidR="00000000" w:rsidRPr="00000000">
        <w:rPr>
          <w:color w:val="980000"/>
          <w:sz w:val="20"/>
          <w:szCs w:val="20"/>
          <w:rtl w:val="0"/>
        </w:rPr>
        <w:t xml:space="preserve">A continuación, se presenta un vídeo tutorial sobre los hilos utilizados en la confección, que esperamos sirva como complemento a la información que se encuentra en el </w:t>
      </w:r>
      <w:commentRangeEnd w:id="30"/>
      <w:r w:rsidDel="00000000" w:rsidR="00000000" w:rsidRPr="00000000">
        <w:commentReference w:id="30"/>
      </w:r>
      <w:r w:rsidDel="00000000" w:rsidR="00000000" w:rsidRPr="00000000">
        <w:rPr>
          <w:color w:val="980000"/>
          <w:sz w:val="20"/>
          <w:szCs w:val="20"/>
          <w:rtl w:val="0"/>
        </w:rPr>
        <w:t xml:space="preserve">componente formativo.</w:t>
      </w:r>
      <w:r w:rsidDel="00000000" w:rsidR="00000000" w:rsidRPr="00000000">
        <w:rPr>
          <w:rtl w:val="0"/>
        </w:rPr>
      </w:r>
    </w:p>
    <w:tbl>
      <w:tblPr>
        <w:tblStyle w:val="Table19"/>
        <w:tblW w:w="9904.0" w:type="dxa"/>
        <w:jc w:val="left"/>
        <w:tblInd w:w="284.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904"/>
        <w:tblGridChange w:id="0">
          <w:tblGrid>
            <w:gridCol w:w="990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221">
            <w:pPr>
              <w:spacing w:line="240" w:lineRule="auto"/>
              <w:jc w:val="center"/>
              <w:rPr>
                <w:b w:val="1"/>
                <w:sz w:val="20"/>
                <w:szCs w:val="20"/>
              </w:rPr>
            </w:pPr>
            <w:sdt>
              <w:sdtPr>
                <w:tag w:val="goog_rdk_83"/>
              </w:sdtPr>
              <w:sdtContent>
                <w:commentRangeStart w:id="31"/>
              </w:sdtContent>
            </w:sdt>
            <w:sdt>
              <w:sdtPr>
                <w:tag w:val="goog_rdk_84"/>
              </w:sdtPr>
              <w:sdtContent>
                <w:commentRangeStart w:id="32"/>
              </w:sdtContent>
            </w:sdt>
            <w:r w:rsidDel="00000000" w:rsidR="00000000" w:rsidRPr="00000000">
              <w:rPr>
                <w:b w:val="1"/>
                <w:sz w:val="20"/>
                <w:szCs w:val="20"/>
                <w:rtl w:val="0"/>
              </w:rPr>
              <w:t xml:space="preserve">Hilos para la confección Material complementario</w:t>
            </w:r>
          </w:p>
          <w:p w:rsidR="00000000" w:rsidDel="00000000" w:rsidP="00000000" w:rsidRDefault="00000000" w:rsidRPr="00000000" w14:paraId="00000222">
            <w:pPr>
              <w:spacing w:line="240" w:lineRule="auto"/>
              <w:jc w:val="center"/>
              <w:rPr>
                <w:sz w:val="20"/>
                <w:szCs w:val="20"/>
              </w:rPr>
            </w:pPr>
            <w:r w:rsidDel="00000000" w:rsidR="00000000" w:rsidRPr="00000000">
              <w:rPr>
                <w:sz w:val="20"/>
                <w:szCs w:val="20"/>
                <w:highlight w:val="yellow"/>
                <w:rtl w:val="0"/>
              </w:rPr>
              <w:t xml:space="preserve">LLAMADO A LA ACCIÓN:</w:t>
            </w:r>
            <w:r w:rsidDel="00000000" w:rsidR="00000000" w:rsidRPr="00000000">
              <w:rPr>
                <w:rtl w:val="0"/>
              </w:rPr>
            </w:r>
          </w:p>
        </w:tc>
      </w:tr>
      <w:tr>
        <w:trPr>
          <w:cantSplit w:val="0"/>
          <w:trHeight w:val="1542" w:hRule="atLeast"/>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223">
            <w:pPr>
              <w:spacing w:line="240" w:lineRule="auto"/>
              <w:ind w:left="284" w:firstLine="0"/>
              <w:rPr>
                <w:b w:val="1"/>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4">
            <w:pPr>
              <w:spacing w:line="240" w:lineRule="auto"/>
              <w:jc w:val="center"/>
              <w:rPr/>
            </w:pPr>
            <w:r w:rsidDel="00000000" w:rsidR="00000000" w:rsidRPr="00000000">
              <w:rPr/>
              <w:drawing>
                <wp:inline distB="0" distT="0" distL="0" distR="0">
                  <wp:extent cx="615946" cy="479069"/>
                  <wp:effectExtent b="0" l="0" r="0" t="0"/>
                  <wp:docPr descr="Video, youtube icon - Free download on Iconfinder" id="1208723176" name="image2.png"/>
                  <a:graphic>
                    <a:graphicData uri="http://schemas.openxmlformats.org/drawingml/2006/picture">
                      <pic:pic>
                        <pic:nvPicPr>
                          <pic:cNvPr descr="Video, youtube icon - Free download on Iconfinder" id="0" name="image2.png"/>
                          <pic:cNvPicPr preferRelativeResize="0"/>
                        </pic:nvPicPr>
                        <pic:blipFill>
                          <a:blip r:embed="rId28"/>
                          <a:srcRect b="0" l="0" r="0" t="0"/>
                          <a:stretch>
                            <a:fillRect/>
                          </a:stretch>
                        </pic:blipFill>
                        <pic:spPr>
                          <a:xfrm>
                            <a:off x="0" y="0"/>
                            <a:ext cx="615946" cy="479069"/>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line="240" w:lineRule="auto"/>
              <w:jc w:val="center"/>
              <w:rPr>
                <w:sz w:val="20"/>
                <w:szCs w:val="20"/>
              </w:rPr>
            </w:pPr>
            <w:r w:rsidDel="00000000" w:rsidR="00000000" w:rsidRPr="00000000">
              <w:rPr>
                <w:sz w:val="20"/>
                <w:szCs w:val="20"/>
                <w:rtl w:val="0"/>
              </w:rPr>
              <w:t xml:space="preserve">Video: Hilos para la confección: </w:t>
            </w:r>
            <w:hyperlink r:id="rId34">
              <w:r w:rsidDel="00000000" w:rsidR="00000000" w:rsidRPr="00000000">
                <w:rPr>
                  <w:color w:val="0000ff"/>
                  <w:u w:val="single"/>
                  <w:rtl w:val="0"/>
                </w:rPr>
                <w:t xml:space="preserve">https://youtu.be/3jnetG5VBEY</w:t>
              </w:r>
            </w:hyperlink>
            <w:r w:rsidDel="00000000" w:rsidR="00000000" w:rsidRPr="00000000">
              <w:rPr>
                <w:color w:val="000000"/>
                <w:rtl w:val="0"/>
              </w:rPr>
              <w:t xml:space="preserve"> </w:t>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226">
      <w:pPr>
        <w:spacing w:line="360" w:lineRule="auto"/>
        <w:ind w:left="284" w:firstLine="0"/>
        <w:rPr>
          <w:b w:val="1"/>
          <w:sz w:val="20"/>
          <w:szCs w:val="20"/>
        </w:rPr>
      </w:pPr>
      <w:r w:rsidDel="00000000" w:rsidR="00000000" w:rsidRPr="00000000">
        <w:rPr>
          <w:rtl w:val="0"/>
        </w:rPr>
      </w:r>
    </w:p>
    <w:p w:rsidR="00000000" w:rsidDel="00000000" w:rsidP="00000000" w:rsidRDefault="00000000" w:rsidRPr="00000000" w14:paraId="00000227">
      <w:pPr>
        <w:spacing w:line="360" w:lineRule="auto"/>
        <w:ind w:left="284" w:firstLine="0"/>
        <w:rPr>
          <w:b w:val="1"/>
          <w:sz w:val="20"/>
          <w:szCs w:val="20"/>
        </w:rPr>
      </w:pPr>
      <w:r w:rsidDel="00000000" w:rsidR="00000000" w:rsidRPr="00000000">
        <w:rPr>
          <w:rtl w:val="0"/>
        </w:rPr>
      </w:r>
    </w:p>
    <w:p w:rsidR="00000000" w:rsidDel="00000000" w:rsidP="00000000" w:rsidRDefault="00000000" w:rsidRPr="00000000" w14:paraId="00000228">
      <w:pPr>
        <w:spacing w:line="360" w:lineRule="auto"/>
        <w:ind w:left="284" w:firstLine="0"/>
        <w:rPr>
          <w:b w:val="1"/>
          <w:sz w:val="20"/>
          <w:szCs w:val="20"/>
        </w:rPr>
      </w:pPr>
      <w:r w:rsidDel="00000000" w:rsidR="00000000" w:rsidRPr="00000000">
        <w:rPr>
          <w:rtl w:val="0"/>
        </w:rPr>
      </w:r>
    </w:p>
    <w:p w:rsidR="00000000" w:rsidDel="00000000" w:rsidP="00000000" w:rsidRDefault="00000000" w:rsidRPr="00000000" w14:paraId="00000229">
      <w:pPr>
        <w:numPr>
          <w:ilvl w:val="1"/>
          <w:numId w:val="6"/>
        </w:numPr>
        <w:pBdr>
          <w:top w:space="0" w:sz="0" w:val="nil"/>
          <w:left w:space="0" w:sz="0" w:val="nil"/>
          <w:bottom w:space="0" w:sz="0" w:val="nil"/>
          <w:right w:space="0" w:sz="0" w:val="nil"/>
          <w:between w:space="0" w:sz="0" w:val="nil"/>
        </w:pBdr>
        <w:spacing w:line="360" w:lineRule="auto"/>
        <w:ind w:left="360" w:hanging="360"/>
        <w:rPr>
          <w:b w:val="1"/>
          <w:color w:val="000000"/>
          <w:sz w:val="20"/>
          <w:szCs w:val="20"/>
        </w:rPr>
      </w:pPr>
      <w:r w:rsidDel="00000000" w:rsidR="00000000" w:rsidRPr="00000000">
        <w:rPr>
          <w:b w:val="1"/>
          <w:color w:val="000000"/>
          <w:sz w:val="20"/>
          <w:szCs w:val="20"/>
          <w:rtl w:val="0"/>
        </w:rPr>
        <w:t xml:space="preserve">Orden operacional de confección de </w:t>
      </w:r>
      <w:sdt>
        <w:sdtPr>
          <w:tag w:val="goog_rdk_85"/>
        </w:sdtPr>
        <w:sdtContent>
          <w:commentRangeStart w:id="33"/>
        </w:sdtContent>
      </w:sdt>
      <w:r w:rsidDel="00000000" w:rsidR="00000000" w:rsidRPr="00000000">
        <w:rPr>
          <w:b w:val="1"/>
          <w:color w:val="000000"/>
          <w:sz w:val="20"/>
          <w:szCs w:val="20"/>
          <w:rtl w:val="0"/>
        </w:rPr>
        <w:t xml:space="preserve">pantalón</w:t>
      </w:r>
      <w:commentRangeEnd w:id="33"/>
      <w:r w:rsidDel="00000000" w:rsidR="00000000" w:rsidRPr="00000000">
        <w:commentReference w:id="33"/>
      </w:r>
      <w:r w:rsidDel="00000000" w:rsidR="00000000" w:rsidRPr="00000000">
        <w:rPr>
          <w:b w:val="1"/>
          <w:color w:val="000000"/>
          <w:sz w:val="20"/>
          <w:szCs w:val="20"/>
          <w:rtl w:val="0"/>
        </w:rPr>
        <w:t xml:space="preserve"> </w:t>
      </w:r>
    </w:p>
    <w:p w:rsidR="00000000" w:rsidDel="00000000" w:rsidP="00000000" w:rsidRDefault="00000000" w:rsidRPr="00000000" w14:paraId="0000022A">
      <w:pPr>
        <w:spacing w:line="360" w:lineRule="auto"/>
        <w:rPr>
          <w:b w:val="1"/>
          <w:color w:val="980000"/>
          <w:sz w:val="20"/>
          <w:szCs w:val="20"/>
        </w:rPr>
      </w:pPr>
      <w:r w:rsidDel="00000000" w:rsidR="00000000" w:rsidRPr="00000000">
        <w:rPr>
          <w:b w:val="1"/>
          <w:color w:val="980000"/>
          <w:sz w:val="20"/>
          <w:szCs w:val="20"/>
          <w:rtl w:val="0"/>
        </w:rPr>
        <w:t xml:space="preserve">En la siguiente tabla se muestra el proceso de confección de un pantalón.   </w:t>
      </w:r>
    </w:p>
    <w:p w:rsidR="00000000" w:rsidDel="00000000" w:rsidP="00000000" w:rsidRDefault="00000000" w:rsidRPr="00000000" w14:paraId="0000022B">
      <w:pPr>
        <w:spacing w:line="360" w:lineRule="auto"/>
        <w:rPr>
          <w:sz w:val="20"/>
          <w:szCs w:val="20"/>
        </w:rPr>
      </w:pPr>
      <w:r w:rsidDel="00000000" w:rsidR="00000000" w:rsidRPr="00000000">
        <w:rPr>
          <w:b w:val="1"/>
          <w:sz w:val="20"/>
          <w:szCs w:val="20"/>
          <w:rtl w:val="0"/>
        </w:rPr>
        <w:t xml:space="preserve">Tabla 5</w:t>
      </w:r>
      <w:r w:rsidDel="00000000" w:rsidR="00000000" w:rsidRPr="00000000">
        <w:rPr>
          <w:rtl w:val="0"/>
        </w:rPr>
      </w:r>
    </w:p>
    <w:p w:rsidR="00000000" w:rsidDel="00000000" w:rsidP="00000000" w:rsidRDefault="00000000" w:rsidRPr="00000000" w14:paraId="0000022C">
      <w:pPr>
        <w:spacing w:line="360" w:lineRule="auto"/>
        <w:rPr>
          <w:i w:val="1"/>
          <w:sz w:val="20"/>
          <w:szCs w:val="20"/>
        </w:rPr>
      </w:pPr>
      <w:r w:rsidDel="00000000" w:rsidR="00000000" w:rsidRPr="00000000">
        <w:rPr>
          <w:i w:val="1"/>
          <w:sz w:val="20"/>
          <w:szCs w:val="20"/>
          <w:rtl w:val="0"/>
        </w:rPr>
        <w:t xml:space="preserve">    Orden operacional de pantalón clásico</w:t>
      </w:r>
    </w:p>
    <w:tbl>
      <w:tblPr>
        <w:tblStyle w:val="Table20"/>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0"/>
        <w:gridCol w:w="3107"/>
        <w:gridCol w:w="6281"/>
        <w:tblGridChange w:id="0">
          <w:tblGrid>
            <w:gridCol w:w="290"/>
            <w:gridCol w:w="3107"/>
            <w:gridCol w:w="6281"/>
          </w:tblGrid>
        </w:tblGridChange>
      </w:tblGrid>
      <w:tr>
        <w:trPr>
          <w:cantSplit w:val="0"/>
          <w:tblHeader w:val="0"/>
        </w:trPr>
        <w:tc>
          <w:tcPr>
            <w:gridSpan w:val="2"/>
          </w:tcPr>
          <w:p w:rsidR="00000000" w:rsidDel="00000000" w:rsidP="00000000" w:rsidRDefault="00000000" w:rsidRPr="00000000" w14:paraId="0000022D">
            <w:pPr>
              <w:jc w:val="center"/>
              <w:rPr>
                <w:sz w:val="20"/>
                <w:szCs w:val="20"/>
              </w:rPr>
            </w:pPr>
            <w:r w:rsidDel="00000000" w:rsidR="00000000" w:rsidRPr="00000000">
              <w:rPr>
                <w:sz w:val="20"/>
                <w:szCs w:val="20"/>
                <w:rtl w:val="0"/>
              </w:rPr>
              <w:t xml:space="preserve">Preparación de las piezas</w:t>
            </w:r>
          </w:p>
        </w:tc>
        <w:tc>
          <w:tcPr/>
          <w:p w:rsidR="00000000" w:rsidDel="00000000" w:rsidP="00000000" w:rsidRDefault="00000000" w:rsidRPr="00000000" w14:paraId="0000022F">
            <w:pPr>
              <w:jc w:val="center"/>
              <w:rPr>
                <w:sz w:val="20"/>
                <w:szCs w:val="20"/>
              </w:rPr>
            </w:pPr>
            <w:r w:rsidDel="00000000" w:rsidR="00000000" w:rsidRPr="00000000">
              <w:rPr>
                <w:sz w:val="20"/>
                <w:szCs w:val="20"/>
                <w:rtl w:val="0"/>
              </w:rPr>
              <w:t xml:space="preserve">Proceso de plantillado fusionado y prehormado</w:t>
            </w:r>
          </w:p>
        </w:tc>
      </w:tr>
      <w:tr>
        <w:trPr>
          <w:cantSplit w:val="0"/>
          <w:tblHeader w:val="0"/>
        </w:trPr>
        <w:tc>
          <w:tcPr/>
          <w:p w:rsidR="00000000" w:rsidDel="00000000" w:rsidP="00000000" w:rsidRDefault="00000000" w:rsidRPr="00000000" w14:paraId="00000230">
            <w:pPr>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231">
            <w:pPr>
              <w:rPr>
                <w:sz w:val="20"/>
                <w:szCs w:val="20"/>
              </w:rPr>
            </w:pPr>
            <w:r w:rsidDel="00000000" w:rsidR="00000000" w:rsidRPr="00000000">
              <w:rPr>
                <w:rtl w:val="0"/>
              </w:rPr>
            </w:r>
          </w:p>
          <w:p w:rsidR="00000000" w:rsidDel="00000000" w:rsidP="00000000" w:rsidRDefault="00000000" w:rsidRPr="00000000" w14:paraId="00000232">
            <w:pPr>
              <w:rPr>
                <w:sz w:val="20"/>
                <w:szCs w:val="20"/>
              </w:rPr>
            </w:pPr>
            <w:r w:rsidDel="00000000" w:rsidR="00000000" w:rsidRPr="00000000">
              <w:rPr>
                <w:rtl w:val="0"/>
              </w:rPr>
            </w:r>
          </w:p>
          <w:p w:rsidR="00000000" w:rsidDel="00000000" w:rsidP="00000000" w:rsidRDefault="00000000" w:rsidRPr="00000000" w14:paraId="00000233">
            <w:pPr>
              <w:rPr>
                <w:sz w:val="20"/>
                <w:szCs w:val="20"/>
              </w:rPr>
            </w:pPr>
            <w:r w:rsidDel="00000000" w:rsidR="00000000" w:rsidRPr="00000000">
              <w:rPr>
                <w:sz w:val="20"/>
                <w:szCs w:val="20"/>
                <w:rtl w:val="0"/>
              </w:rPr>
              <w:t xml:space="preserve">Montaje de Cierre, Cremallera, Corredera o Zipper (Aletilla y Aletillón).</w:t>
            </w:r>
          </w:p>
        </w:tc>
        <w:tc>
          <w:tcPr/>
          <w:p w:rsidR="00000000" w:rsidDel="00000000" w:rsidP="00000000" w:rsidRDefault="00000000" w:rsidRPr="00000000" w14:paraId="00000234">
            <w:pPr>
              <w:jc w:val="both"/>
              <w:rPr>
                <w:sz w:val="20"/>
                <w:szCs w:val="20"/>
              </w:rPr>
            </w:pPr>
            <w:r w:rsidDel="00000000" w:rsidR="00000000" w:rsidRPr="00000000">
              <w:rPr>
                <w:sz w:val="20"/>
                <w:szCs w:val="20"/>
                <w:rtl w:val="0"/>
              </w:rPr>
              <w:t xml:space="preserve">Para el montaje de una cremallera con sistema de aletilla y aletillón, es necesario identificar cada una de las piezas y tener en cuenta que los acabados y los pasos para el ensamble y el desarrollo pueden variar. </w:t>
            </w:r>
          </w:p>
          <w:p w:rsidR="00000000" w:rsidDel="00000000" w:rsidP="00000000" w:rsidRDefault="00000000" w:rsidRPr="00000000" w14:paraId="00000235">
            <w:pPr>
              <w:jc w:val="both"/>
              <w:rPr>
                <w:sz w:val="20"/>
                <w:szCs w:val="20"/>
              </w:rPr>
            </w:pPr>
            <w:r w:rsidDel="00000000" w:rsidR="00000000" w:rsidRPr="00000000">
              <w:rPr>
                <w:rtl w:val="0"/>
              </w:rPr>
            </w:r>
          </w:p>
          <w:p w:rsidR="00000000" w:rsidDel="00000000" w:rsidP="00000000" w:rsidRDefault="00000000" w:rsidRPr="00000000" w14:paraId="00000236">
            <w:pPr>
              <w:jc w:val="both"/>
              <w:rPr>
                <w:sz w:val="20"/>
                <w:szCs w:val="20"/>
              </w:rPr>
            </w:pPr>
            <w:r w:rsidDel="00000000" w:rsidR="00000000" w:rsidRPr="00000000">
              <w:rPr>
                <w:sz w:val="20"/>
                <w:szCs w:val="20"/>
                <w:highlight w:val="yellow"/>
                <w:rtl w:val="0"/>
              </w:rPr>
              <w:t xml:space="preserve">LLAMADO A LA </w:t>
            </w:r>
            <w:sdt>
              <w:sdtPr>
                <w:tag w:val="goog_rdk_86"/>
              </w:sdtPr>
              <w:sdtContent>
                <w:commentRangeStart w:id="34"/>
              </w:sdtContent>
            </w:sdt>
            <w:r w:rsidDel="00000000" w:rsidR="00000000" w:rsidRPr="00000000">
              <w:rPr>
                <w:sz w:val="20"/>
                <w:szCs w:val="20"/>
                <w:highlight w:val="yellow"/>
                <w:rtl w:val="0"/>
              </w:rPr>
              <w:t xml:space="preserve">ACCIÓN</w:t>
            </w:r>
            <w:commentRangeEnd w:id="34"/>
            <w:r w:rsidDel="00000000" w:rsidR="00000000" w:rsidRPr="00000000">
              <w:commentReference w:id="34"/>
            </w:r>
            <w:r w:rsidDel="00000000" w:rsidR="00000000" w:rsidRPr="00000000">
              <w:rPr>
                <w:sz w:val="20"/>
                <w:szCs w:val="20"/>
                <w:highlight w:val="yellow"/>
                <w:rtl w:val="0"/>
              </w:rPr>
              <w:t xml:space="preserve">:</w:t>
            </w:r>
            <w:r w:rsidDel="00000000" w:rsidR="00000000" w:rsidRPr="00000000">
              <w:rPr>
                <w:sz w:val="20"/>
                <w:szCs w:val="20"/>
                <w:rtl w:val="0"/>
              </w:rPr>
              <w:t xml:space="preserve"> </w:t>
            </w:r>
          </w:p>
          <w:p w:rsidR="00000000" w:rsidDel="00000000" w:rsidP="00000000" w:rsidRDefault="00000000" w:rsidRPr="00000000" w14:paraId="00000237">
            <w:pPr>
              <w:jc w:val="both"/>
              <w:rPr>
                <w:sz w:val="20"/>
                <w:szCs w:val="20"/>
              </w:rPr>
            </w:pPr>
            <w:r w:rsidDel="00000000" w:rsidR="00000000" w:rsidRPr="00000000">
              <w:rPr>
                <w:sz w:val="20"/>
                <w:szCs w:val="20"/>
                <w:rtl w:val="0"/>
              </w:rPr>
              <w:t xml:space="preserve">Ver video: Montaje de Cremallera - Aletilla y Aletillón </w:t>
            </w:r>
            <w:hyperlink r:id="rId35">
              <w:r w:rsidDel="00000000" w:rsidR="00000000" w:rsidRPr="00000000">
                <w:rPr>
                  <w:color w:val="0000ff"/>
                  <w:sz w:val="20"/>
                  <w:szCs w:val="20"/>
                  <w:u w:val="single"/>
                  <w:rtl w:val="0"/>
                </w:rPr>
                <w:t xml:space="preserve">https://www.youtube.com/watch?v=4pMSfzpnmYg&amp;ab_channel=RedProducci%C3%B3ndeContenidosGrupoGesti%C3%B3nCurricularSENA</w:t>
              </w:r>
            </w:hyperlink>
            <w:r w:rsidDel="00000000" w:rsidR="00000000" w:rsidRPr="00000000">
              <w:rPr>
                <w:rtl w:val="0"/>
              </w:rPr>
            </w:r>
          </w:p>
        </w:tc>
      </w:tr>
      <w:tr>
        <w:trPr>
          <w:cantSplit w:val="0"/>
          <w:trHeight w:val="1254" w:hRule="atLeast"/>
          <w:tblHeader w:val="0"/>
        </w:trPr>
        <w:tc>
          <w:tcPr/>
          <w:p w:rsidR="00000000" w:rsidDel="00000000" w:rsidP="00000000" w:rsidRDefault="00000000" w:rsidRPr="00000000" w14:paraId="00000238">
            <w:pPr>
              <w:jc w:val="center"/>
              <w:rPr>
                <w:sz w:val="20"/>
                <w:szCs w:val="20"/>
              </w:rPr>
            </w:pPr>
            <w:r w:rsidDel="00000000" w:rsidR="00000000" w:rsidRPr="00000000">
              <w:rPr>
                <w:rtl w:val="0"/>
              </w:rPr>
            </w:r>
          </w:p>
          <w:p w:rsidR="00000000" w:rsidDel="00000000" w:rsidP="00000000" w:rsidRDefault="00000000" w:rsidRPr="00000000" w14:paraId="00000239">
            <w:pPr>
              <w:jc w:val="center"/>
              <w:rPr>
                <w:sz w:val="20"/>
                <w:szCs w:val="20"/>
              </w:rPr>
            </w:pPr>
            <w:r w:rsidDel="00000000" w:rsidR="00000000" w:rsidRPr="00000000">
              <w:rPr>
                <w:rtl w:val="0"/>
              </w:rPr>
            </w:r>
          </w:p>
          <w:p w:rsidR="00000000" w:rsidDel="00000000" w:rsidP="00000000" w:rsidRDefault="00000000" w:rsidRPr="00000000" w14:paraId="0000023A">
            <w:pPr>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23B">
            <w:pPr>
              <w:rPr>
                <w:sz w:val="20"/>
                <w:szCs w:val="20"/>
              </w:rPr>
            </w:pPr>
            <w:r w:rsidDel="00000000" w:rsidR="00000000" w:rsidRPr="00000000">
              <w:rPr>
                <w:rtl w:val="0"/>
              </w:rPr>
            </w:r>
          </w:p>
          <w:p w:rsidR="00000000" w:rsidDel="00000000" w:rsidP="00000000" w:rsidRDefault="00000000" w:rsidRPr="00000000" w14:paraId="0000023C">
            <w:pPr>
              <w:rPr>
                <w:sz w:val="20"/>
                <w:szCs w:val="20"/>
              </w:rPr>
            </w:pPr>
            <w:r w:rsidDel="00000000" w:rsidR="00000000" w:rsidRPr="00000000">
              <w:rPr>
                <w:rtl w:val="0"/>
              </w:rPr>
            </w:r>
          </w:p>
          <w:p w:rsidR="00000000" w:rsidDel="00000000" w:rsidP="00000000" w:rsidRDefault="00000000" w:rsidRPr="00000000" w14:paraId="0000023D">
            <w:pPr>
              <w:rPr>
                <w:sz w:val="20"/>
                <w:szCs w:val="20"/>
              </w:rPr>
            </w:pPr>
            <w:r w:rsidDel="00000000" w:rsidR="00000000" w:rsidRPr="00000000">
              <w:rPr>
                <w:sz w:val="20"/>
                <w:szCs w:val="20"/>
                <w:rtl w:val="0"/>
              </w:rPr>
              <w:t xml:space="preserve">Preparación de bolsillos.</w:t>
            </w:r>
          </w:p>
        </w:tc>
        <w:tc>
          <w:tcPr/>
          <w:p w:rsidR="00000000" w:rsidDel="00000000" w:rsidP="00000000" w:rsidRDefault="00000000" w:rsidRPr="00000000" w14:paraId="0000023E">
            <w:pPr>
              <w:jc w:val="both"/>
              <w:rPr>
                <w:sz w:val="20"/>
                <w:szCs w:val="20"/>
              </w:rPr>
            </w:pPr>
            <w:r w:rsidDel="00000000" w:rsidR="00000000" w:rsidRPr="00000000">
              <w:rPr>
                <w:sz w:val="20"/>
                <w:szCs w:val="20"/>
                <w:rtl w:val="0"/>
              </w:rPr>
              <w:t xml:space="preserve">En la elaboración de bolsillos, existen diferentes tipos, formas y cantidad de piezas que permiten tener un óptimo desarrollo de la operación, es necesario identificar el tipo de prenda, material y calidad con la que se debe desarrollar la prenda, cada uno de estos elementos varían otorgando más operaciones.</w:t>
            </w:r>
          </w:p>
        </w:tc>
      </w:tr>
      <w:tr>
        <w:trPr>
          <w:cantSplit w:val="0"/>
          <w:tblHeader w:val="0"/>
        </w:trPr>
        <w:tc>
          <w:tcPr/>
          <w:p w:rsidR="00000000" w:rsidDel="00000000" w:rsidP="00000000" w:rsidRDefault="00000000" w:rsidRPr="00000000" w14:paraId="0000023F">
            <w:pPr>
              <w:jc w:val="center"/>
              <w:rPr>
                <w:sz w:val="20"/>
                <w:szCs w:val="20"/>
              </w:rPr>
            </w:pPr>
            <w:r w:rsidDel="00000000" w:rsidR="00000000" w:rsidRPr="00000000">
              <w:rPr>
                <w:rtl w:val="0"/>
              </w:rPr>
            </w:r>
          </w:p>
          <w:p w:rsidR="00000000" w:rsidDel="00000000" w:rsidP="00000000" w:rsidRDefault="00000000" w:rsidRPr="00000000" w14:paraId="00000240">
            <w:pPr>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41">
            <w:pPr>
              <w:rPr>
                <w:sz w:val="20"/>
                <w:szCs w:val="20"/>
              </w:rPr>
            </w:pPr>
            <w:r w:rsidDel="00000000" w:rsidR="00000000" w:rsidRPr="00000000">
              <w:rPr>
                <w:rtl w:val="0"/>
              </w:rPr>
            </w:r>
          </w:p>
          <w:p w:rsidR="00000000" w:rsidDel="00000000" w:rsidP="00000000" w:rsidRDefault="00000000" w:rsidRPr="00000000" w14:paraId="00000242">
            <w:pPr>
              <w:rPr>
                <w:sz w:val="20"/>
                <w:szCs w:val="20"/>
              </w:rPr>
            </w:pPr>
            <w:r w:rsidDel="00000000" w:rsidR="00000000" w:rsidRPr="00000000">
              <w:rPr>
                <w:sz w:val="20"/>
                <w:szCs w:val="20"/>
                <w:rtl w:val="0"/>
              </w:rPr>
              <w:t xml:space="preserve">Bolsillo de ribete sencillo.</w:t>
            </w:r>
          </w:p>
        </w:tc>
        <w:tc>
          <w:tcPr/>
          <w:p w:rsidR="00000000" w:rsidDel="00000000" w:rsidP="00000000" w:rsidRDefault="00000000" w:rsidRPr="00000000" w14:paraId="00000243">
            <w:pPr>
              <w:jc w:val="both"/>
              <w:rPr>
                <w:sz w:val="20"/>
                <w:szCs w:val="20"/>
              </w:rPr>
            </w:pPr>
            <w:r w:rsidDel="00000000" w:rsidR="00000000" w:rsidRPr="00000000">
              <w:rPr>
                <w:sz w:val="20"/>
                <w:szCs w:val="20"/>
                <w:rtl w:val="0"/>
              </w:rPr>
              <w:t xml:space="preserve">Existen diferentes tipos de bolsillos de ribete, de igual manera infinidad de formas para confeccionarlos, se debe tener en cuenta que su orden varía dependiendo el tipo de complemento del bolsillo.</w:t>
            </w:r>
          </w:p>
        </w:tc>
      </w:tr>
      <w:tr>
        <w:trPr>
          <w:cantSplit w:val="0"/>
          <w:tblHeader w:val="0"/>
        </w:trPr>
        <w:tc>
          <w:tcPr/>
          <w:p w:rsidR="00000000" w:rsidDel="00000000" w:rsidP="00000000" w:rsidRDefault="00000000" w:rsidRPr="00000000" w14:paraId="00000244">
            <w:pPr>
              <w:jc w:val="center"/>
              <w:rPr>
                <w:sz w:val="20"/>
                <w:szCs w:val="20"/>
              </w:rPr>
            </w:pPr>
            <w:r w:rsidDel="00000000" w:rsidR="00000000" w:rsidRPr="00000000">
              <w:rPr>
                <w:rtl w:val="0"/>
              </w:rPr>
            </w:r>
          </w:p>
          <w:p w:rsidR="00000000" w:rsidDel="00000000" w:rsidP="00000000" w:rsidRDefault="00000000" w:rsidRPr="00000000" w14:paraId="00000245">
            <w:pPr>
              <w:jc w:val="cente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246">
            <w:pPr>
              <w:rPr>
                <w:sz w:val="20"/>
                <w:szCs w:val="20"/>
              </w:rPr>
            </w:pPr>
            <w:r w:rsidDel="00000000" w:rsidR="00000000" w:rsidRPr="00000000">
              <w:rPr>
                <w:rtl w:val="0"/>
              </w:rPr>
            </w:r>
          </w:p>
          <w:p w:rsidR="00000000" w:rsidDel="00000000" w:rsidP="00000000" w:rsidRDefault="00000000" w:rsidRPr="00000000" w14:paraId="00000247">
            <w:pPr>
              <w:rPr>
                <w:sz w:val="20"/>
                <w:szCs w:val="20"/>
              </w:rPr>
            </w:pPr>
            <w:r w:rsidDel="00000000" w:rsidR="00000000" w:rsidRPr="00000000">
              <w:rPr>
                <w:sz w:val="20"/>
                <w:szCs w:val="20"/>
                <w:rtl w:val="0"/>
              </w:rPr>
              <w:t xml:space="preserve">Montaje de Pretina.</w:t>
            </w:r>
          </w:p>
        </w:tc>
        <w:tc>
          <w:tcPr/>
          <w:p w:rsidR="00000000" w:rsidDel="00000000" w:rsidP="00000000" w:rsidRDefault="00000000" w:rsidRPr="00000000" w14:paraId="00000248">
            <w:pPr>
              <w:jc w:val="both"/>
              <w:rPr>
                <w:sz w:val="20"/>
                <w:szCs w:val="20"/>
              </w:rPr>
            </w:pPr>
            <w:r w:rsidDel="00000000" w:rsidR="00000000" w:rsidRPr="00000000">
              <w:rPr>
                <w:rtl w:val="0"/>
              </w:rPr>
            </w:r>
          </w:p>
        </w:tc>
      </w:tr>
    </w:tbl>
    <w:p w:rsidR="00000000" w:rsidDel="00000000" w:rsidP="00000000" w:rsidRDefault="00000000" w:rsidRPr="00000000" w14:paraId="00000249">
      <w:pPr>
        <w:spacing w:line="360" w:lineRule="auto"/>
        <w:rPr>
          <w:sz w:val="20"/>
          <w:szCs w:val="20"/>
        </w:rPr>
      </w:pPr>
      <w:r w:rsidDel="00000000" w:rsidR="00000000" w:rsidRPr="00000000">
        <w:rPr>
          <w:rtl w:val="0"/>
        </w:rPr>
      </w:r>
    </w:p>
    <w:p w:rsidR="00000000" w:rsidDel="00000000" w:rsidP="00000000" w:rsidRDefault="00000000" w:rsidRPr="00000000" w14:paraId="0000024A">
      <w:pPr>
        <w:spacing w:line="360" w:lineRule="auto"/>
        <w:rPr>
          <w:sz w:val="20"/>
          <w:szCs w:val="20"/>
        </w:rPr>
      </w:pPr>
      <w:r w:rsidDel="00000000" w:rsidR="00000000" w:rsidRPr="00000000">
        <w:rPr>
          <w:rtl w:val="0"/>
        </w:rPr>
      </w:r>
    </w:p>
    <w:p w:rsidR="00000000" w:rsidDel="00000000" w:rsidP="00000000" w:rsidRDefault="00000000" w:rsidRPr="00000000" w14:paraId="0000024B">
      <w:pPr>
        <w:spacing w:line="240" w:lineRule="auto"/>
        <w:ind w:left="284" w:firstLine="0"/>
        <w:rPr>
          <w:color w:val="980000"/>
        </w:rPr>
      </w:pPr>
      <w:sdt>
        <w:sdtPr>
          <w:tag w:val="goog_rdk_87"/>
        </w:sdtPr>
        <w:sdtContent>
          <w:commentRangeStart w:id="35"/>
        </w:sdtContent>
      </w:sdt>
      <w:r w:rsidDel="00000000" w:rsidR="00000000" w:rsidRPr="00000000">
        <w:rPr>
          <w:color w:val="980000"/>
          <w:sz w:val="20"/>
          <w:szCs w:val="20"/>
          <w:rtl w:val="0"/>
        </w:rPr>
        <w:t xml:space="preserve">A continuación, se presentan un vídeo tutorial sobre Confección de pantalón de hombre, que esperamos sirva como complemento de la información que se encuentra en el curso</w:t>
      </w:r>
      <w:r w:rsidDel="00000000" w:rsidR="00000000" w:rsidRPr="00000000">
        <w:rPr>
          <w:color w:val="980000"/>
          <w:rtl w:val="0"/>
        </w:rPr>
        <w:t xml:space="preserve">  </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4C">
      <w:pPr>
        <w:spacing w:line="240" w:lineRule="auto"/>
        <w:ind w:left="284" w:firstLine="0"/>
        <w:rPr>
          <w:color w:val="980000"/>
          <w:sz w:val="20"/>
          <w:szCs w:val="20"/>
        </w:rPr>
      </w:pPr>
      <w:r w:rsidDel="00000000" w:rsidR="00000000" w:rsidRPr="00000000">
        <w:rPr>
          <w:rtl w:val="0"/>
        </w:rPr>
      </w:r>
    </w:p>
    <w:tbl>
      <w:tblPr>
        <w:tblStyle w:val="Table21"/>
        <w:tblW w:w="9904.0" w:type="dxa"/>
        <w:jc w:val="left"/>
        <w:tblInd w:w="284.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904"/>
        <w:tblGridChange w:id="0">
          <w:tblGrid>
            <w:gridCol w:w="990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24D">
            <w:pPr>
              <w:spacing w:line="240" w:lineRule="auto"/>
              <w:jc w:val="center"/>
              <w:rPr>
                <w:b w:val="1"/>
                <w:sz w:val="20"/>
                <w:szCs w:val="20"/>
              </w:rPr>
            </w:pPr>
            <w:sdt>
              <w:sdtPr>
                <w:tag w:val="goog_rdk_88"/>
              </w:sdtPr>
              <w:sdtContent>
                <w:commentRangeStart w:id="36"/>
              </w:sdtContent>
            </w:sdt>
            <w:r w:rsidDel="00000000" w:rsidR="00000000" w:rsidRPr="00000000">
              <w:rPr>
                <w:b w:val="1"/>
                <w:sz w:val="20"/>
                <w:szCs w:val="20"/>
                <w:rtl w:val="0"/>
              </w:rPr>
              <w:t xml:space="preserve">Confección de pantalón de hombre </w:t>
            </w:r>
            <w:sdt>
              <w:sdtPr>
                <w:tag w:val="goog_rdk_89"/>
              </w:sdtPr>
              <w:sdtContent>
                <w:commentRangeStart w:id="37"/>
              </w:sdtContent>
            </w:sdt>
            <w:r w:rsidDel="00000000" w:rsidR="00000000" w:rsidRPr="00000000">
              <w:rPr>
                <w:b w:val="1"/>
                <w:sz w:val="20"/>
                <w:szCs w:val="20"/>
                <w:rtl w:val="0"/>
              </w:rPr>
              <w:t xml:space="preserve">Material complementario</w:t>
            </w:r>
          </w:p>
          <w:p w:rsidR="00000000" w:rsidDel="00000000" w:rsidP="00000000" w:rsidRDefault="00000000" w:rsidRPr="00000000" w14:paraId="0000024E">
            <w:pPr>
              <w:spacing w:line="240" w:lineRule="auto"/>
              <w:jc w:val="center"/>
              <w:rPr>
                <w:sz w:val="20"/>
                <w:szCs w:val="20"/>
              </w:rPr>
            </w:pPr>
            <w:r w:rsidDel="00000000" w:rsidR="00000000" w:rsidRPr="00000000">
              <w:rPr>
                <w:sz w:val="20"/>
                <w:szCs w:val="20"/>
                <w:highlight w:val="yellow"/>
                <w:rtl w:val="0"/>
              </w:rPr>
              <w:t xml:space="preserve">LLAMADO A LA ACCIÓN:</w:t>
            </w:r>
            <w:r w:rsidDel="00000000" w:rsidR="00000000" w:rsidRPr="00000000">
              <w:rPr>
                <w:rtl w:val="0"/>
              </w:rPr>
            </w:r>
          </w:p>
        </w:tc>
      </w:tr>
      <w:tr>
        <w:trPr>
          <w:cantSplit w:val="0"/>
          <w:trHeight w:val="1542" w:hRule="atLeast"/>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24F">
            <w:pPr>
              <w:spacing w:line="240" w:lineRule="auto"/>
              <w:ind w:left="284" w:firstLine="0"/>
              <w:rPr>
                <w:b w:val="1"/>
                <w:color w:val="000000"/>
                <w:sz w:val="20"/>
                <w:szCs w:val="20"/>
              </w:rPr>
            </w:pPr>
            <w:r w:rsidDel="00000000" w:rsidR="00000000" w:rsidRPr="00000000">
              <w:rPr>
                <w:rtl w:val="0"/>
              </w:rPr>
            </w:r>
          </w:p>
          <w:p w:rsidR="00000000" w:rsidDel="00000000" w:rsidP="00000000" w:rsidRDefault="00000000" w:rsidRPr="00000000" w14:paraId="00000250">
            <w:pPr>
              <w:spacing w:line="240" w:lineRule="auto"/>
              <w:jc w:val="center"/>
              <w:rPr/>
            </w:pPr>
            <w:r w:rsidDel="00000000" w:rsidR="00000000" w:rsidRPr="00000000">
              <w:rPr/>
              <w:drawing>
                <wp:inline distB="0" distT="0" distL="0" distR="0">
                  <wp:extent cx="615946" cy="479069"/>
                  <wp:effectExtent b="0" l="0" r="0" t="0"/>
                  <wp:docPr descr="Video, youtube icon - Free download on Iconfinder" id="1208723178" name="image2.png"/>
                  <a:graphic>
                    <a:graphicData uri="http://schemas.openxmlformats.org/drawingml/2006/picture">
                      <pic:pic>
                        <pic:nvPicPr>
                          <pic:cNvPr descr="Video, youtube icon - Free download on Iconfinder" id="0" name="image2.png"/>
                          <pic:cNvPicPr preferRelativeResize="0"/>
                        </pic:nvPicPr>
                        <pic:blipFill>
                          <a:blip r:embed="rId28"/>
                          <a:srcRect b="0" l="0" r="0" t="0"/>
                          <a:stretch>
                            <a:fillRect/>
                          </a:stretch>
                        </pic:blipFill>
                        <pic:spPr>
                          <a:xfrm>
                            <a:off x="0" y="0"/>
                            <a:ext cx="615946" cy="479069"/>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line="240" w:lineRule="auto"/>
              <w:jc w:val="center"/>
              <w:rPr>
                <w:sz w:val="20"/>
                <w:szCs w:val="20"/>
              </w:rPr>
            </w:pPr>
            <w:r w:rsidDel="00000000" w:rsidR="00000000" w:rsidRPr="00000000">
              <w:rPr>
                <w:sz w:val="20"/>
                <w:szCs w:val="20"/>
                <w:rtl w:val="0"/>
              </w:rPr>
              <w:t xml:space="preserve">Video:  Confección de pantalón de hombre: </w:t>
            </w:r>
            <w:hyperlink r:id="rId36">
              <w:r w:rsidDel="00000000" w:rsidR="00000000" w:rsidRPr="00000000">
                <w:rPr>
                  <w:color w:val="0000ff"/>
                  <w:sz w:val="20"/>
                  <w:szCs w:val="20"/>
                  <w:u w:val="single"/>
                  <w:rtl w:val="0"/>
                </w:rPr>
                <w:t xml:space="preserve">https://www.youtube.com/watch?v=NHtzg2UrKHs</w:t>
              </w:r>
            </w:hyperlink>
            <w:r w:rsidDel="00000000" w:rsidR="00000000" w:rsidRPr="00000000">
              <w:rPr>
                <w:color w:val="000000"/>
                <w:rtl w:val="0"/>
              </w:rPr>
              <w:t xml:space="preserve"> </w:t>
            </w:r>
            <w:commentRangeEnd w:id="37"/>
            <w:r w:rsidDel="00000000" w:rsidR="00000000" w:rsidRPr="00000000">
              <w:commentReference w:id="37"/>
            </w:r>
            <w:commentRangeEnd w:id="36"/>
            <w:r w:rsidDel="00000000" w:rsidR="00000000" w:rsidRPr="00000000">
              <w:commentReference w:id="36"/>
            </w:r>
            <w:r w:rsidDel="00000000" w:rsidR="00000000" w:rsidRPr="00000000">
              <w:rPr>
                <w:rtl w:val="0"/>
              </w:rPr>
            </w:r>
          </w:p>
        </w:tc>
      </w:tr>
    </w:tbl>
    <w:p w:rsidR="00000000" w:rsidDel="00000000" w:rsidP="00000000" w:rsidRDefault="00000000" w:rsidRPr="00000000" w14:paraId="00000252">
      <w:pPr>
        <w:spacing w:line="360" w:lineRule="auto"/>
        <w:rPr>
          <w:sz w:val="20"/>
          <w:szCs w:val="20"/>
        </w:rPr>
      </w:pPr>
      <w:r w:rsidDel="00000000" w:rsidR="00000000" w:rsidRPr="00000000">
        <w:rPr>
          <w:rtl w:val="0"/>
        </w:rPr>
      </w:r>
    </w:p>
    <w:p w:rsidR="00000000" w:rsidDel="00000000" w:rsidP="00000000" w:rsidRDefault="00000000" w:rsidRPr="00000000" w14:paraId="00000253">
      <w:pPr>
        <w:spacing w:line="36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54">
      <w:pPr>
        <w:numPr>
          <w:ilvl w:val="1"/>
          <w:numId w:val="6"/>
        </w:numPr>
        <w:pBdr>
          <w:top w:space="0" w:sz="0" w:val="nil"/>
          <w:left w:space="0" w:sz="0" w:val="nil"/>
          <w:bottom w:space="0" w:sz="0" w:val="nil"/>
          <w:right w:space="0" w:sz="0" w:val="nil"/>
          <w:between w:space="0" w:sz="0" w:val="nil"/>
        </w:pBdr>
        <w:spacing w:line="360" w:lineRule="auto"/>
        <w:ind w:left="360" w:hanging="360"/>
        <w:rPr>
          <w:b w:val="1"/>
          <w:color w:val="000000"/>
          <w:sz w:val="20"/>
          <w:szCs w:val="20"/>
        </w:rPr>
      </w:pPr>
      <w:r w:rsidDel="00000000" w:rsidR="00000000" w:rsidRPr="00000000">
        <w:rPr>
          <w:b w:val="1"/>
          <w:color w:val="000000"/>
          <w:sz w:val="20"/>
          <w:szCs w:val="20"/>
          <w:rtl w:val="0"/>
        </w:rPr>
        <w:t xml:space="preserve">Orden operacional de confección de prendas en tejido de </w:t>
      </w:r>
      <w:sdt>
        <w:sdtPr>
          <w:tag w:val="goog_rdk_90"/>
        </w:sdtPr>
        <w:sdtContent>
          <w:commentRangeStart w:id="38"/>
        </w:sdtContent>
      </w:sdt>
      <w:r w:rsidDel="00000000" w:rsidR="00000000" w:rsidRPr="00000000">
        <w:rPr>
          <w:b w:val="1"/>
          <w:color w:val="000000"/>
          <w:sz w:val="20"/>
          <w:szCs w:val="20"/>
          <w:rtl w:val="0"/>
        </w:rPr>
        <w:t xml:space="preserve">punto</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55">
      <w:pPr>
        <w:spacing w:line="360" w:lineRule="auto"/>
        <w:rPr>
          <w:b w:val="1"/>
          <w:sz w:val="20"/>
          <w:szCs w:val="20"/>
        </w:rPr>
      </w:pPr>
      <w:r w:rsidDel="00000000" w:rsidR="00000000" w:rsidRPr="00000000">
        <w:rPr>
          <w:rtl w:val="0"/>
        </w:rPr>
      </w:r>
    </w:p>
    <w:p w:rsidR="00000000" w:rsidDel="00000000" w:rsidP="00000000" w:rsidRDefault="00000000" w:rsidRPr="00000000" w14:paraId="00000256">
      <w:pPr>
        <w:spacing w:line="360" w:lineRule="auto"/>
        <w:rPr>
          <w:b w:val="1"/>
          <w:sz w:val="20"/>
          <w:szCs w:val="20"/>
        </w:rPr>
      </w:pPr>
      <w:r w:rsidDel="00000000" w:rsidR="00000000" w:rsidRPr="00000000">
        <w:rPr>
          <w:b w:val="1"/>
          <w:color w:val="980000"/>
          <w:sz w:val="20"/>
          <w:szCs w:val="20"/>
          <w:rtl w:val="0"/>
        </w:rPr>
        <w:t xml:space="preserve">En la siguiente tabla se muestra el proceso operacional para la confección de prendas en tejido de punto.   </w:t>
      </w:r>
      <w:r w:rsidDel="00000000" w:rsidR="00000000" w:rsidRPr="00000000">
        <w:rPr>
          <w:rtl w:val="0"/>
        </w:rPr>
      </w:r>
    </w:p>
    <w:p w:rsidR="00000000" w:rsidDel="00000000" w:rsidP="00000000" w:rsidRDefault="00000000" w:rsidRPr="00000000" w14:paraId="00000257">
      <w:pPr>
        <w:spacing w:line="360" w:lineRule="auto"/>
        <w:rPr>
          <w:b w:val="1"/>
          <w:sz w:val="20"/>
          <w:szCs w:val="20"/>
        </w:rPr>
      </w:pPr>
      <w:r w:rsidDel="00000000" w:rsidR="00000000" w:rsidRPr="00000000">
        <w:rPr>
          <w:i w:val="1"/>
          <w:sz w:val="20"/>
          <w:szCs w:val="20"/>
          <w:rtl w:val="0"/>
        </w:rPr>
        <w:t xml:space="preserve">  </w:t>
      </w:r>
      <w:r w:rsidDel="00000000" w:rsidR="00000000" w:rsidRPr="00000000">
        <w:rPr>
          <w:b w:val="1"/>
          <w:sz w:val="20"/>
          <w:szCs w:val="20"/>
          <w:rtl w:val="0"/>
        </w:rPr>
        <w:t xml:space="preserve">Tabla 6.</w:t>
      </w:r>
    </w:p>
    <w:p w:rsidR="00000000" w:rsidDel="00000000" w:rsidP="00000000" w:rsidRDefault="00000000" w:rsidRPr="00000000" w14:paraId="00000258">
      <w:pPr>
        <w:spacing w:line="360" w:lineRule="auto"/>
        <w:rPr>
          <w:i w:val="1"/>
          <w:sz w:val="20"/>
          <w:szCs w:val="20"/>
        </w:rPr>
      </w:pPr>
      <w:r w:rsidDel="00000000" w:rsidR="00000000" w:rsidRPr="00000000">
        <w:rPr>
          <w:i w:val="1"/>
          <w:sz w:val="20"/>
          <w:szCs w:val="20"/>
          <w:rtl w:val="0"/>
        </w:rPr>
        <w:t xml:space="preserve"> Orden operacional de camiseta tipo polo</w:t>
      </w:r>
    </w:p>
    <w:tbl>
      <w:tblPr>
        <w:tblStyle w:val="Table22"/>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237"/>
        <w:gridCol w:w="44"/>
        <w:tblGridChange w:id="0">
          <w:tblGrid>
            <w:gridCol w:w="3397"/>
            <w:gridCol w:w="6237"/>
            <w:gridCol w:w="44"/>
          </w:tblGrid>
        </w:tblGridChange>
      </w:tblGrid>
      <w:tr>
        <w:trPr>
          <w:cantSplit w:val="0"/>
          <w:tblHeader w:val="0"/>
        </w:trPr>
        <w:tc>
          <w:tcPr>
            <w:gridSpan w:val="3"/>
          </w:tcPr>
          <w:p w:rsidR="00000000" w:rsidDel="00000000" w:rsidP="00000000" w:rsidRDefault="00000000" w:rsidRPr="00000000" w14:paraId="00000259">
            <w:pPr>
              <w:jc w:val="center"/>
              <w:rPr>
                <w:sz w:val="20"/>
                <w:szCs w:val="20"/>
              </w:rPr>
            </w:pPr>
            <w:r w:rsidDel="00000000" w:rsidR="00000000" w:rsidRPr="00000000">
              <w:rPr>
                <w:rtl w:val="0"/>
              </w:rPr>
            </w:r>
          </w:p>
          <w:p w:rsidR="00000000" w:rsidDel="00000000" w:rsidP="00000000" w:rsidRDefault="00000000" w:rsidRPr="00000000" w14:paraId="0000025A">
            <w:pPr>
              <w:jc w:val="center"/>
              <w:rPr>
                <w:sz w:val="20"/>
                <w:szCs w:val="20"/>
              </w:rPr>
            </w:pPr>
            <w:r w:rsidDel="00000000" w:rsidR="00000000" w:rsidRPr="00000000">
              <w:rPr>
                <w:sz w:val="20"/>
                <w:szCs w:val="20"/>
                <w:rtl w:val="0"/>
              </w:rPr>
              <w:t xml:space="preserve">Confección de camiseta tipo polo</w:t>
            </w:r>
          </w:p>
        </w:tc>
      </w:tr>
      <w:tr>
        <w:trPr>
          <w:cantSplit w:val="0"/>
          <w:trHeight w:val="269" w:hRule="atLeast"/>
          <w:tblHeader w:val="0"/>
        </w:trPr>
        <w:tc>
          <w:tcPr/>
          <w:p w:rsidR="00000000" w:rsidDel="00000000" w:rsidP="00000000" w:rsidRDefault="00000000" w:rsidRPr="00000000" w14:paraId="0000025D">
            <w:pPr>
              <w:jc w:val="center"/>
              <w:rPr>
                <w:sz w:val="20"/>
                <w:szCs w:val="20"/>
              </w:rPr>
            </w:pPr>
            <w:r w:rsidDel="00000000" w:rsidR="00000000" w:rsidRPr="00000000">
              <w:rPr>
                <w:sz w:val="20"/>
                <w:szCs w:val="20"/>
                <w:rtl w:val="0"/>
              </w:rPr>
              <w:t xml:space="preserve">Operaciones preparación</w:t>
            </w:r>
          </w:p>
        </w:tc>
        <w:tc>
          <w:tcPr/>
          <w:p w:rsidR="00000000" w:rsidDel="00000000" w:rsidP="00000000" w:rsidRDefault="00000000" w:rsidRPr="00000000" w14:paraId="0000025E">
            <w:pPr>
              <w:rPr>
                <w:sz w:val="20"/>
                <w:szCs w:val="20"/>
              </w:rPr>
            </w:pPr>
            <w:r w:rsidDel="00000000" w:rsidR="00000000" w:rsidRPr="00000000">
              <w:rPr>
                <w:sz w:val="20"/>
                <w:szCs w:val="20"/>
                <w:rtl w:val="0"/>
              </w:rPr>
              <w:t xml:space="preserve">Pechera, cuello, bolsillo entre otras.</w:t>
            </w:r>
          </w:p>
        </w:tc>
      </w:tr>
      <w:tr>
        <w:trPr>
          <w:cantSplit w:val="0"/>
          <w:trHeight w:val="517" w:hRule="atLeast"/>
          <w:tblHeader w:val="0"/>
        </w:trPr>
        <w:tc>
          <w:tcPr/>
          <w:p w:rsidR="00000000" w:rsidDel="00000000" w:rsidP="00000000" w:rsidRDefault="00000000" w:rsidRPr="00000000" w14:paraId="0000025F">
            <w:pPr>
              <w:jc w:val="center"/>
              <w:rPr>
                <w:sz w:val="20"/>
                <w:szCs w:val="20"/>
              </w:rPr>
            </w:pPr>
            <w:r w:rsidDel="00000000" w:rsidR="00000000" w:rsidRPr="00000000">
              <w:rPr>
                <w:sz w:val="20"/>
                <w:szCs w:val="20"/>
                <w:rtl w:val="0"/>
              </w:rPr>
              <w:t xml:space="preserve">Operaciones ensamble</w:t>
            </w:r>
          </w:p>
        </w:tc>
        <w:tc>
          <w:tcPr/>
          <w:p w:rsidR="00000000" w:rsidDel="00000000" w:rsidP="00000000" w:rsidRDefault="00000000" w:rsidRPr="00000000" w14:paraId="00000260">
            <w:pPr>
              <w:jc w:val="both"/>
              <w:rPr>
                <w:sz w:val="20"/>
                <w:szCs w:val="20"/>
              </w:rPr>
            </w:pPr>
            <w:r w:rsidDel="00000000" w:rsidR="00000000" w:rsidRPr="00000000">
              <w:rPr>
                <w:sz w:val="20"/>
                <w:szCs w:val="20"/>
                <w:rtl w:val="0"/>
              </w:rPr>
              <w:t xml:space="preserve">Unir por hombros, montar mangas, cerrar por costados, dobladillar ruedo, entre otras.</w:t>
            </w:r>
          </w:p>
        </w:tc>
      </w:tr>
      <w:tr>
        <w:trPr>
          <w:cantSplit w:val="0"/>
          <w:tblHeader w:val="0"/>
        </w:trPr>
        <w:tc>
          <w:tcPr/>
          <w:p w:rsidR="00000000" w:rsidDel="00000000" w:rsidP="00000000" w:rsidRDefault="00000000" w:rsidRPr="00000000" w14:paraId="00000261">
            <w:pPr>
              <w:jc w:val="center"/>
              <w:rPr>
                <w:sz w:val="20"/>
                <w:szCs w:val="20"/>
              </w:rPr>
            </w:pPr>
            <w:r w:rsidDel="00000000" w:rsidR="00000000" w:rsidRPr="00000000">
              <w:rPr>
                <w:sz w:val="20"/>
                <w:szCs w:val="20"/>
                <w:rtl w:val="0"/>
              </w:rPr>
              <w:t xml:space="preserve">Operaciones de terminados</w:t>
            </w:r>
          </w:p>
        </w:tc>
        <w:tc>
          <w:tcPr/>
          <w:p w:rsidR="00000000" w:rsidDel="00000000" w:rsidP="00000000" w:rsidRDefault="00000000" w:rsidRPr="00000000" w14:paraId="00000262">
            <w:pPr>
              <w:rPr>
                <w:sz w:val="20"/>
                <w:szCs w:val="20"/>
              </w:rPr>
            </w:pPr>
            <w:r w:rsidDel="00000000" w:rsidR="00000000" w:rsidRPr="00000000">
              <w:rPr>
                <w:sz w:val="20"/>
                <w:szCs w:val="20"/>
                <w:rtl w:val="0"/>
              </w:rPr>
              <w:t xml:space="preserve">Ojalar, botonar, revisar, planchar, empacar, entre otras.</w:t>
            </w:r>
          </w:p>
        </w:tc>
      </w:tr>
      <w:tr>
        <w:trPr>
          <w:cantSplit w:val="0"/>
          <w:tblHeader w:val="0"/>
        </w:trPr>
        <w:tc>
          <w:tcPr>
            <w:gridSpan w:val="2"/>
            <w:shd w:fill="dbe5f1" w:val="clear"/>
          </w:tcPr>
          <w:p w:rsidR="00000000" w:rsidDel="00000000" w:rsidP="00000000" w:rsidRDefault="00000000" w:rsidRPr="00000000" w14:paraId="00000263">
            <w:pPr>
              <w:rPr>
                <w:sz w:val="20"/>
                <w:szCs w:val="20"/>
              </w:rPr>
            </w:pPr>
            <w:sdt>
              <w:sdtPr>
                <w:tag w:val="goog_rdk_91"/>
              </w:sdtPr>
              <w:sdtContent>
                <w:commentRangeStart w:id="39"/>
              </w:sdtContent>
            </w:sdt>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64">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4902200" cy="739775"/>
                      <wp:effectExtent b="0" l="0" r="0" t="0"/>
                      <wp:wrapNone/>
                      <wp:docPr id="1208723151" name=""/>
                      <a:graphic>
                        <a:graphicData uri="http://schemas.microsoft.com/office/word/2010/wordprocessingShape">
                          <wps:wsp>
                            <wps:cNvSpPr/>
                            <wps:cNvPr id="2" name="Shape 2"/>
                            <wps:spPr>
                              <a:xfrm>
                                <a:off x="2907600" y="3422813"/>
                                <a:ext cx="4876800" cy="7143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Presentación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PPT_ DI_CF8_3_Confección_de_una_camiseta_tipo_polo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4902200" cy="739775"/>
                      <wp:effectExtent b="0" l="0" r="0" t="0"/>
                      <wp:wrapNone/>
                      <wp:docPr id="1208723151"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4902200" cy="739775"/>
                              </a:xfrm>
                              <a:prstGeom prst="rect"/>
                              <a:ln/>
                            </pic:spPr>
                          </pic:pic>
                        </a:graphicData>
                      </a:graphic>
                    </wp:anchor>
                  </w:drawing>
                </mc:Fallback>
              </mc:AlternateContent>
            </w:r>
          </w:p>
          <w:p w:rsidR="00000000" w:rsidDel="00000000" w:rsidP="00000000" w:rsidRDefault="00000000" w:rsidRPr="00000000" w14:paraId="00000265">
            <w:pPr>
              <w:rPr>
                <w:sz w:val="20"/>
                <w:szCs w:val="20"/>
              </w:rPr>
            </w:pPr>
            <w:r w:rsidDel="00000000" w:rsidR="00000000" w:rsidRPr="00000000">
              <w:rPr>
                <w:rtl w:val="0"/>
              </w:rPr>
            </w:r>
          </w:p>
          <w:p w:rsidR="00000000" w:rsidDel="00000000" w:rsidP="00000000" w:rsidRDefault="00000000" w:rsidRPr="00000000" w14:paraId="00000266">
            <w:pPr>
              <w:rPr>
                <w:sz w:val="20"/>
                <w:szCs w:val="20"/>
              </w:rPr>
            </w:pPr>
            <w:r w:rsidDel="00000000" w:rsidR="00000000" w:rsidRPr="00000000">
              <w:rPr>
                <w:rtl w:val="0"/>
              </w:rPr>
            </w:r>
          </w:p>
          <w:p w:rsidR="00000000" w:rsidDel="00000000" w:rsidP="00000000" w:rsidRDefault="00000000" w:rsidRPr="00000000" w14:paraId="00000267">
            <w:pPr>
              <w:rPr>
                <w:sz w:val="20"/>
                <w:szCs w:val="20"/>
              </w:rPr>
            </w:pPr>
            <w:r w:rsidDel="00000000" w:rsidR="00000000" w:rsidRPr="00000000">
              <w:rPr>
                <w:rtl w:val="0"/>
              </w:rPr>
            </w:r>
          </w:p>
          <w:p w:rsidR="00000000" w:rsidDel="00000000" w:rsidP="00000000" w:rsidRDefault="00000000" w:rsidRPr="00000000" w14:paraId="00000268">
            <w:pPr>
              <w:rPr>
                <w:sz w:val="20"/>
                <w:szCs w:val="20"/>
              </w:rPr>
            </w:pPr>
            <w:r w:rsidDel="00000000" w:rsidR="00000000" w:rsidRPr="00000000">
              <w:rPr>
                <w:rtl w:val="0"/>
              </w:rPr>
            </w:r>
          </w:p>
          <w:p w:rsidR="00000000" w:rsidDel="00000000" w:rsidP="00000000" w:rsidRDefault="00000000" w:rsidRPr="00000000" w14:paraId="00000269">
            <w:pPr>
              <w:rPr>
                <w:sz w:val="20"/>
                <w:szCs w:val="20"/>
              </w:rPr>
            </w:pPr>
            <w:r w:rsidDel="00000000" w:rsidR="00000000" w:rsidRPr="00000000">
              <w:rPr>
                <w:rtl w:val="0"/>
              </w:rPr>
            </w:r>
          </w:p>
          <w:p w:rsidR="00000000" w:rsidDel="00000000" w:rsidP="00000000" w:rsidRDefault="00000000" w:rsidRPr="00000000" w14:paraId="0000026A">
            <w:pPr>
              <w:rPr>
                <w:sz w:val="20"/>
                <w:szCs w:val="20"/>
              </w:rPr>
            </w:pPr>
            <w:r w:rsidDel="00000000" w:rsidR="00000000" w:rsidRPr="00000000">
              <w:rPr>
                <w:rtl w:val="0"/>
              </w:rPr>
            </w:r>
          </w:p>
        </w:tc>
      </w:tr>
      <w:tr>
        <w:trPr>
          <w:cantSplit w:val="0"/>
          <w:trHeight w:val="541" w:hRule="atLeast"/>
          <w:tblHeader w:val="0"/>
        </w:trPr>
        <w:tc>
          <w:tcPr>
            <w:gridSpan w:val="2"/>
          </w:tcPr>
          <w:p w:rsidR="00000000" w:rsidDel="00000000" w:rsidP="00000000" w:rsidRDefault="00000000" w:rsidRPr="00000000" w14:paraId="0000026C">
            <w:pPr>
              <w:rPr>
                <w:sz w:val="20"/>
                <w:szCs w:val="20"/>
              </w:rPr>
            </w:pPr>
            <w:r w:rsidDel="00000000" w:rsidR="00000000" w:rsidRPr="00000000">
              <w:rPr>
                <w:rtl w:val="0"/>
              </w:rPr>
            </w:r>
          </w:p>
          <w:p w:rsidR="00000000" w:rsidDel="00000000" w:rsidP="00000000" w:rsidRDefault="00000000" w:rsidRPr="00000000" w14:paraId="0000026D">
            <w:pPr>
              <w:jc w:val="center"/>
              <w:rPr>
                <w:sz w:val="20"/>
                <w:szCs w:val="20"/>
              </w:rPr>
            </w:pPr>
            <w:r w:rsidDel="00000000" w:rsidR="00000000" w:rsidRPr="00000000">
              <w:rPr>
                <w:color w:val="000000"/>
                <w:sz w:val="20"/>
                <w:szCs w:val="20"/>
                <w:rtl w:val="0"/>
              </w:rPr>
              <w:t xml:space="preserve">Confección de pantalón sudadera</w:t>
            </w:r>
            <w:r w:rsidDel="00000000" w:rsidR="00000000" w:rsidRPr="00000000">
              <w:rPr>
                <w:sz w:val="20"/>
                <w:szCs w:val="20"/>
                <w:rtl w:val="0"/>
              </w:rPr>
              <w:t xml:space="preserve"> </w:t>
            </w:r>
          </w:p>
        </w:tc>
      </w:tr>
      <w:tr>
        <w:trPr>
          <w:cantSplit w:val="0"/>
          <w:tblHeader w:val="0"/>
        </w:trPr>
        <w:tc>
          <w:tcPr/>
          <w:p w:rsidR="00000000" w:rsidDel="00000000" w:rsidP="00000000" w:rsidRDefault="00000000" w:rsidRPr="00000000" w14:paraId="0000026F">
            <w:pPr>
              <w:jc w:val="center"/>
              <w:rPr>
                <w:sz w:val="20"/>
                <w:szCs w:val="20"/>
              </w:rPr>
            </w:pPr>
            <w:r w:rsidDel="00000000" w:rsidR="00000000" w:rsidRPr="00000000">
              <w:rPr>
                <w:sz w:val="20"/>
                <w:szCs w:val="20"/>
                <w:rtl w:val="0"/>
              </w:rPr>
              <w:t xml:space="preserve">Operaciones preparación:</w:t>
            </w:r>
          </w:p>
        </w:tc>
        <w:tc>
          <w:tcPr/>
          <w:p w:rsidR="00000000" w:rsidDel="00000000" w:rsidP="00000000" w:rsidRDefault="00000000" w:rsidRPr="00000000" w14:paraId="00000270">
            <w:pPr>
              <w:jc w:val="both"/>
              <w:rPr>
                <w:sz w:val="20"/>
                <w:szCs w:val="20"/>
              </w:rPr>
            </w:pPr>
            <w:r w:rsidDel="00000000" w:rsidR="00000000" w:rsidRPr="00000000">
              <w:rPr>
                <w:sz w:val="20"/>
                <w:szCs w:val="20"/>
                <w:rtl w:val="0"/>
              </w:rPr>
              <w:t xml:space="preserve">Colocar bolsillo lateral, bolsillos posteriores, unir forro entre otras.</w:t>
            </w:r>
          </w:p>
        </w:tc>
      </w:tr>
      <w:tr>
        <w:trPr>
          <w:cantSplit w:val="0"/>
          <w:tblHeader w:val="0"/>
        </w:trPr>
        <w:tc>
          <w:tcPr/>
          <w:p w:rsidR="00000000" w:rsidDel="00000000" w:rsidP="00000000" w:rsidRDefault="00000000" w:rsidRPr="00000000" w14:paraId="00000271">
            <w:pPr>
              <w:jc w:val="center"/>
              <w:rPr>
                <w:sz w:val="20"/>
                <w:szCs w:val="20"/>
              </w:rPr>
            </w:pPr>
            <w:r w:rsidDel="00000000" w:rsidR="00000000" w:rsidRPr="00000000">
              <w:rPr>
                <w:sz w:val="20"/>
                <w:szCs w:val="20"/>
                <w:rtl w:val="0"/>
              </w:rPr>
              <w:t xml:space="preserve">Operaciones ensamble:</w:t>
            </w:r>
          </w:p>
        </w:tc>
        <w:tc>
          <w:tcPr/>
          <w:p w:rsidR="00000000" w:rsidDel="00000000" w:rsidP="00000000" w:rsidRDefault="00000000" w:rsidRPr="00000000" w14:paraId="00000272">
            <w:pPr>
              <w:jc w:val="both"/>
              <w:rPr>
                <w:sz w:val="20"/>
                <w:szCs w:val="20"/>
              </w:rPr>
            </w:pPr>
            <w:r w:rsidDel="00000000" w:rsidR="00000000" w:rsidRPr="00000000">
              <w:rPr>
                <w:sz w:val="20"/>
                <w:szCs w:val="20"/>
                <w:rtl w:val="0"/>
              </w:rPr>
              <w:t xml:space="preserve">Unir por entrepierna, unir por costados, pegar elástico incluyendo forro, dobladillar botas entre otras.</w:t>
            </w:r>
          </w:p>
        </w:tc>
      </w:tr>
      <w:tr>
        <w:trPr>
          <w:cantSplit w:val="0"/>
          <w:tblHeader w:val="0"/>
        </w:trPr>
        <w:tc>
          <w:tcPr/>
          <w:p w:rsidR="00000000" w:rsidDel="00000000" w:rsidP="00000000" w:rsidRDefault="00000000" w:rsidRPr="00000000" w14:paraId="00000273">
            <w:pPr>
              <w:jc w:val="center"/>
              <w:rPr>
                <w:sz w:val="20"/>
                <w:szCs w:val="20"/>
              </w:rPr>
            </w:pPr>
            <w:r w:rsidDel="00000000" w:rsidR="00000000" w:rsidRPr="00000000">
              <w:rPr>
                <w:sz w:val="20"/>
                <w:szCs w:val="20"/>
                <w:rtl w:val="0"/>
              </w:rPr>
              <w:t xml:space="preserve">Operaciones de terminados:</w:t>
            </w:r>
          </w:p>
        </w:tc>
        <w:tc>
          <w:tcPr/>
          <w:p w:rsidR="00000000" w:rsidDel="00000000" w:rsidP="00000000" w:rsidRDefault="00000000" w:rsidRPr="00000000" w14:paraId="00000274">
            <w:pPr>
              <w:rPr>
                <w:sz w:val="20"/>
                <w:szCs w:val="20"/>
              </w:rPr>
            </w:pPr>
            <w:r w:rsidDel="00000000" w:rsidR="00000000" w:rsidRPr="00000000">
              <w:rPr>
                <w:sz w:val="20"/>
                <w:szCs w:val="20"/>
                <w:rtl w:val="0"/>
              </w:rPr>
              <w:t xml:space="preserve">Revisar, empacar entre otras.</w:t>
            </w:r>
          </w:p>
        </w:tc>
      </w:tr>
      <w:tr>
        <w:trPr>
          <w:cantSplit w:val="0"/>
          <w:tblHeader w:val="0"/>
        </w:trPr>
        <w:tc>
          <w:tcPr>
            <w:gridSpan w:val="2"/>
            <w:shd w:fill="dbe5f1" w:val="clear"/>
          </w:tcPr>
          <w:p w:rsidR="00000000" w:rsidDel="00000000" w:rsidP="00000000" w:rsidRDefault="00000000" w:rsidRPr="00000000" w14:paraId="00000275">
            <w:pPr>
              <w:rPr>
                <w:color w:val="0000ff"/>
                <w:sz w:val="20"/>
                <w:szCs w:val="20"/>
                <w:u w:val="single"/>
              </w:rPr>
            </w:pPr>
            <w:sdt>
              <w:sdtPr>
                <w:tag w:val="goog_rdk_92"/>
              </w:sdtPr>
              <w:sdtContent>
                <w:commentRangeStart w:id="40"/>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101600</wp:posOffset>
                      </wp:positionV>
                      <wp:extent cx="5368925" cy="931545"/>
                      <wp:effectExtent b="0" l="0" r="0" t="0"/>
                      <wp:wrapNone/>
                      <wp:docPr id="1208723155" name=""/>
                      <a:graphic>
                        <a:graphicData uri="http://schemas.microsoft.com/office/word/2010/wordprocessingShape">
                          <wps:wsp>
                            <wps:cNvSpPr/>
                            <wps:cNvPr id="35" name="Shape 35"/>
                            <wps:spPr>
                              <a:xfrm>
                                <a:off x="2674238" y="3326928"/>
                                <a:ext cx="5343525" cy="90614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Presentación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PPT_ DI_CF8_3_Confección_de_un_pantalos_de_sudadera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101600</wp:posOffset>
                      </wp:positionV>
                      <wp:extent cx="5368925" cy="931545"/>
                      <wp:effectExtent b="0" l="0" r="0" t="0"/>
                      <wp:wrapNone/>
                      <wp:docPr id="1208723155" name="image28.png"/>
                      <a:graphic>
                        <a:graphicData uri="http://schemas.openxmlformats.org/drawingml/2006/picture">
                          <pic:pic>
                            <pic:nvPicPr>
                              <pic:cNvPr id="0" name="image28.png"/>
                              <pic:cNvPicPr preferRelativeResize="0"/>
                            </pic:nvPicPr>
                            <pic:blipFill>
                              <a:blip r:embed="rId38"/>
                              <a:srcRect/>
                              <a:stretch>
                                <a:fillRect/>
                              </a:stretch>
                            </pic:blipFill>
                            <pic:spPr>
                              <a:xfrm>
                                <a:off x="0" y="0"/>
                                <a:ext cx="5368925" cy="931545"/>
                              </a:xfrm>
                              <a:prstGeom prst="rect"/>
                              <a:ln/>
                            </pic:spPr>
                          </pic:pic>
                        </a:graphicData>
                      </a:graphic>
                    </wp:anchor>
                  </w:drawing>
                </mc:Fallback>
              </mc:AlternateContent>
            </w:r>
          </w:p>
          <w:p w:rsidR="00000000" w:rsidDel="00000000" w:rsidP="00000000" w:rsidRDefault="00000000" w:rsidRPr="00000000" w14:paraId="00000276">
            <w:pPr>
              <w:rPr>
                <w:color w:val="0000ff"/>
                <w:sz w:val="20"/>
                <w:szCs w:val="20"/>
                <w:u w:val="single"/>
              </w:rPr>
            </w:pP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77">
            <w:pPr>
              <w:rPr>
                <w:color w:val="0000ff"/>
                <w:sz w:val="20"/>
                <w:szCs w:val="20"/>
                <w:u w:val="single"/>
              </w:rPr>
            </w:pPr>
            <w:r w:rsidDel="00000000" w:rsidR="00000000" w:rsidRPr="00000000">
              <w:rPr>
                <w:rtl w:val="0"/>
              </w:rPr>
            </w:r>
          </w:p>
          <w:p w:rsidR="00000000" w:rsidDel="00000000" w:rsidP="00000000" w:rsidRDefault="00000000" w:rsidRPr="00000000" w14:paraId="00000278">
            <w:pPr>
              <w:rPr>
                <w:color w:val="0000ff"/>
                <w:sz w:val="20"/>
                <w:szCs w:val="20"/>
                <w:u w:val="single"/>
              </w:rPr>
            </w:pPr>
            <w:r w:rsidDel="00000000" w:rsidR="00000000" w:rsidRPr="00000000">
              <w:rPr>
                <w:rtl w:val="0"/>
              </w:rPr>
            </w:r>
          </w:p>
          <w:p w:rsidR="00000000" w:rsidDel="00000000" w:rsidP="00000000" w:rsidRDefault="00000000" w:rsidRPr="00000000" w14:paraId="00000279">
            <w:pPr>
              <w:rPr>
                <w:color w:val="0000ff"/>
                <w:sz w:val="20"/>
                <w:szCs w:val="20"/>
                <w:u w:val="single"/>
              </w:rPr>
            </w:pPr>
            <w:r w:rsidDel="00000000" w:rsidR="00000000" w:rsidRPr="00000000">
              <w:rPr>
                <w:rtl w:val="0"/>
              </w:rPr>
            </w:r>
          </w:p>
          <w:p w:rsidR="00000000" w:rsidDel="00000000" w:rsidP="00000000" w:rsidRDefault="00000000" w:rsidRPr="00000000" w14:paraId="0000027A">
            <w:pPr>
              <w:rPr>
                <w:color w:val="0000ff"/>
                <w:sz w:val="20"/>
                <w:szCs w:val="20"/>
                <w:u w:val="single"/>
              </w:rPr>
            </w:pPr>
            <w:r w:rsidDel="00000000" w:rsidR="00000000" w:rsidRPr="00000000">
              <w:rPr>
                <w:rtl w:val="0"/>
              </w:rPr>
            </w:r>
          </w:p>
          <w:p w:rsidR="00000000" w:rsidDel="00000000" w:rsidP="00000000" w:rsidRDefault="00000000" w:rsidRPr="00000000" w14:paraId="0000027B">
            <w:pPr>
              <w:rPr>
                <w:color w:val="0000ff"/>
                <w:sz w:val="20"/>
                <w:szCs w:val="20"/>
                <w:u w:val="single"/>
              </w:rPr>
            </w:pPr>
            <w:r w:rsidDel="00000000" w:rsidR="00000000" w:rsidRPr="00000000">
              <w:rPr>
                <w:rtl w:val="0"/>
              </w:rPr>
            </w:r>
          </w:p>
          <w:p w:rsidR="00000000" w:rsidDel="00000000" w:rsidP="00000000" w:rsidRDefault="00000000" w:rsidRPr="00000000" w14:paraId="0000027C">
            <w:pPr>
              <w:rPr>
                <w:sz w:val="20"/>
                <w:szCs w:val="20"/>
              </w:rPr>
            </w:pPr>
            <w:r w:rsidDel="00000000" w:rsidR="00000000" w:rsidRPr="00000000">
              <w:rPr>
                <w:rtl w:val="0"/>
              </w:rPr>
            </w:r>
          </w:p>
        </w:tc>
      </w:tr>
    </w:tbl>
    <w:p w:rsidR="00000000" w:rsidDel="00000000" w:rsidP="00000000" w:rsidRDefault="00000000" w:rsidRPr="00000000" w14:paraId="0000027E">
      <w:pPr>
        <w:pStyle w:val="Heading1"/>
        <w:spacing w:line="360" w:lineRule="auto"/>
        <w:jc w:val="center"/>
        <w:rPr>
          <w:b w:val="1"/>
          <w:sz w:val="20"/>
          <w:szCs w:val="20"/>
        </w:rPr>
      </w:pPr>
      <w:bookmarkStart w:colFirst="0" w:colLast="0" w:name="_heading=h.35nkun2" w:id="17"/>
      <w:bookmarkEnd w:id="17"/>
      <w:r w:rsidDel="00000000" w:rsidR="00000000" w:rsidRPr="00000000">
        <w:rPr>
          <w:rtl w:val="0"/>
        </w:rPr>
      </w:r>
    </w:p>
    <w:p w:rsidR="00000000" w:rsidDel="00000000" w:rsidP="00000000" w:rsidRDefault="00000000" w:rsidRPr="00000000" w14:paraId="0000027F">
      <w:pPr>
        <w:pStyle w:val="Heading1"/>
        <w:spacing w:line="360" w:lineRule="auto"/>
        <w:jc w:val="center"/>
        <w:rPr>
          <w:b w:val="1"/>
          <w:sz w:val="20"/>
          <w:szCs w:val="20"/>
        </w:rPr>
      </w:pPr>
      <w:r w:rsidDel="00000000" w:rsidR="00000000" w:rsidRPr="00000000">
        <w:rPr>
          <w:b w:val="1"/>
          <w:sz w:val="20"/>
          <w:szCs w:val="20"/>
          <w:rtl w:val="0"/>
        </w:rPr>
        <w:t xml:space="preserve">4. TERMINADOS EN LAS PRENDAS DE </w:t>
      </w:r>
      <w:sdt>
        <w:sdtPr>
          <w:tag w:val="goog_rdk_93"/>
        </w:sdtPr>
        <w:sdtContent>
          <w:commentRangeStart w:id="41"/>
        </w:sdtContent>
      </w:sdt>
      <w:r w:rsidDel="00000000" w:rsidR="00000000" w:rsidRPr="00000000">
        <w:rPr>
          <w:b w:val="1"/>
          <w:sz w:val="20"/>
          <w:szCs w:val="20"/>
          <w:rtl w:val="0"/>
        </w:rPr>
        <w:t xml:space="preserve">VESTIR</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80">
      <w:pPr>
        <w:spacing w:line="360" w:lineRule="auto"/>
        <w:jc w:val="both"/>
        <w:rPr>
          <w:sz w:val="20"/>
          <w:szCs w:val="20"/>
        </w:rPr>
      </w:pPr>
      <w:r w:rsidDel="00000000" w:rsidR="00000000" w:rsidRPr="00000000">
        <w:rPr>
          <w:sz w:val="20"/>
          <w:szCs w:val="20"/>
          <w:rtl w:val="0"/>
        </w:rPr>
        <w:t xml:space="preserve">En los terminados de la prenda vestir se deben contemplar pasos que van unidos a criterios de calidad para que pueda disponerse de un producto el cual cumpla con lo requerido para su distribución.  En este apartado se dará un acercamiento a lo que pasa después de que la prenda sale de la planta de producción en confección.</w:t>
      </w:r>
    </w:p>
    <w:p w:rsidR="00000000" w:rsidDel="00000000" w:rsidP="00000000" w:rsidRDefault="00000000" w:rsidRPr="00000000" w14:paraId="00000281">
      <w:pPr>
        <w:spacing w:line="360" w:lineRule="auto"/>
        <w:jc w:val="both"/>
        <w:rPr>
          <w:sz w:val="20"/>
          <w:szCs w:val="20"/>
        </w:rPr>
      </w:pPr>
      <w:r w:rsidDel="00000000" w:rsidR="00000000" w:rsidRPr="00000000">
        <w:rPr>
          <w:sz w:val="20"/>
          <w:szCs w:val="20"/>
          <w:rtl w:val="0"/>
        </w:rPr>
        <w:t xml:space="preserve">Una vez la prenda es terminada por los operarios, hay personal dispuesto encargado de recoger las prendas y volverlas a organizar por referencia, tipología y tallas por paquetes, de tal manera que puedan apilarse ordenadamente para los siguientes pasos:</w:t>
      </w:r>
    </w:p>
    <w:p w:rsidR="00000000" w:rsidDel="00000000" w:rsidP="00000000" w:rsidRDefault="00000000" w:rsidRPr="00000000" w14:paraId="00000282">
      <w:pPr>
        <w:spacing w:line="360" w:lineRule="auto"/>
        <w:jc w:val="both"/>
        <w:rPr>
          <w:sz w:val="20"/>
          <w:szCs w:val="20"/>
        </w:rPr>
      </w:pPr>
      <w:r w:rsidDel="00000000" w:rsidR="00000000" w:rsidRPr="00000000">
        <w:rPr>
          <w:rtl w:val="0"/>
        </w:rPr>
      </w:r>
    </w:p>
    <w:p w:rsidR="00000000" w:rsidDel="00000000" w:rsidP="00000000" w:rsidRDefault="00000000" w:rsidRPr="00000000" w14:paraId="00000283">
      <w:pPr>
        <w:spacing w:line="360" w:lineRule="auto"/>
        <w:jc w:val="both"/>
        <w:rPr>
          <w:sz w:val="20"/>
          <w:szCs w:val="20"/>
        </w:rPr>
      </w:pPr>
      <w:r w:rsidDel="00000000" w:rsidR="00000000" w:rsidRPr="00000000">
        <w:rPr>
          <w:b w:val="1"/>
          <w:sz w:val="20"/>
          <w:szCs w:val="20"/>
          <w:rtl w:val="0"/>
        </w:rPr>
        <w:t xml:space="preserve">1. Despeluce</w:t>
      </w:r>
      <w:r w:rsidDel="00000000" w:rsidR="00000000" w:rsidRPr="00000000">
        <w:rPr>
          <w:sz w:val="20"/>
          <w:szCs w:val="20"/>
          <w:rtl w:val="0"/>
        </w:rPr>
        <w:t xml:space="preserve"> de cada una de las prendas:  acorde a referencia y talla, este proceso consiste en quitar todas las hebras sobrantes a una prenda y que quede limpia en cada terminación.</w:t>
      </w:r>
    </w:p>
    <w:p w:rsidR="00000000" w:rsidDel="00000000" w:rsidP="00000000" w:rsidRDefault="00000000" w:rsidRPr="00000000" w14:paraId="00000284">
      <w:pPr>
        <w:spacing w:line="360" w:lineRule="auto"/>
        <w:jc w:val="both"/>
        <w:rPr>
          <w:sz w:val="20"/>
          <w:szCs w:val="20"/>
        </w:rPr>
      </w:pPr>
      <w:r w:rsidDel="00000000" w:rsidR="00000000" w:rsidRPr="00000000">
        <w:rPr>
          <w:b w:val="1"/>
          <w:sz w:val="20"/>
          <w:szCs w:val="20"/>
          <w:rtl w:val="0"/>
        </w:rPr>
        <w:t xml:space="preserve">2. Revisión detallada</w:t>
      </w:r>
      <w:r w:rsidDel="00000000" w:rsidR="00000000" w:rsidRPr="00000000">
        <w:rPr>
          <w:sz w:val="20"/>
          <w:szCs w:val="20"/>
          <w:rtl w:val="0"/>
        </w:rPr>
        <w:t xml:space="preserve"> de costuras y ensamble:  cuyos criterios de calidad son establecidos desde la supervisión en las áreas de cada empresa, aquella prenda que haya quedado con costura torcida o si no hay una buena terminación es devuelta.</w:t>
      </w:r>
    </w:p>
    <w:p w:rsidR="00000000" w:rsidDel="00000000" w:rsidP="00000000" w:rsidRDefault="00000000" w:rsidRPr="00000000" w14:paraId="00000285">
      <w:pPr>
        <w:spacing w:line="360" w:lineRule="auto"/>
        <w:jc w:val="both"/>
        <w:rPr>
          <w:sz w:val="20"/>
          <w:szCs w:val="20"/>
        </w:rPr>
      </w:pPr>
      <w:r w:rsidDel="00000000" w:rsidR="00000000" w:rsidRPr="00000000">
        <w:rPr>
          <w:rtl w:val="0"/>
        </w:rPr>
      </w:r>
    </w:p>
    <w:p w:rsidR="00000000" w:rsidDel="00000000" w:rsidP="00000000" w:rsidRDefault="00000000" w:rsidRPr="00000000" w14:paraId="00000286">
      <w:pPr>
        <w:spacing w:line="360" w:lineRule="auto"/>
        <w:ind w:left="720" w:firstLine="0"/>
        <w:rPr>
          <w:sz w:val="20"/>
          <w:szCs w:val="20"/>
        </w:rPr>
      </w:pPr>
      <w:r w:rsidDel="00000000" w:rsidR="00000000" w:rsidRPr="00000000">
        <w:rPr>
          <w:b w:val="1"/>
          <w:sz w:val="20"/>
          <w:szCs w:val="20"/>
          <w:rtl w:val="0"/>
        </w:rPr>
        <w:t xml:space="preserve">         Figura 10</w:t>
      </w:r>
      <w:r w:rsidDel="00000000" w:rsidR="00000000" w:rsidRPr="00000000">
        <w:rPr>
          <w:sz w:val="20"/>
          <w:szCs w:val="20"/>
          <w:rtl w:val="0"/>
        </w:rPr>
        <w:t xml:space="preserve"> </w:t>
      </w:r>
    </w:p>
    <w:p w:rsidR="00000000" w:rsidDel="00000000" w:rsidP="00000000" w:rsidRDefault="00000000" w:rsidRPr="00000000" w14:paraId="00000287">
      <w:pPr>
        <w:spacing w:line="360" w:lineRule="auto"/>
        <w:ind w:left="720" w:firstLine="0"/>
        <w:rPr>
          <w:i w:val="1"/>
          <w:sz w:val="20"/>
          <w:szCs w:val="20"/>
        </w:rPr>
      </w:pPr>
      <w:r w:rsidDel="00000000" w:rsidR="00000000" w:rsidRPr="00000000">
        <w:rPr>
          <w:i w:val="1"/>
          <w:sz w:val="20"/>
          <w:szCs w:val="20"/>
          <w:rtl w:val="0"/>
        </w:rPr>
        <w:t xml:space="preserve">        Revisión de prendas</w:t>
      </w:r>
    </w:p>
    <w:p w:rsidR="00000000" w:rsidDel="00000000" w:rsidP="00000000" w:rsidRDefault="00000000" w:rsidRPr="00000000" w14:paraId="00000288">
      <w:pPr>
        <w:spacing w:line="360" w:lineRule="auto"/>
        <w:jc w:val="center"/>
        <w:rPr>
          <w:sz w:val="20"/>
          <w:szCs w:val="20"/>
        </w:rPr>
      </w:pPr>
      <w:r w:rsidDel="00000000" w:rsidR="00000000" w:rsidRPr="00000000">
        <w:rPr/>
        <w:drawing>
          <wp:inline distB="0" distT="0" distL="114300" distR="114300">
            <wp:extent cx="4789704" cy="1967979"/>
            <wp:effectExtent b="0" l="0" r="0" t="0"/>
            <wp:docPr descr="Terminación" id="1208723179" name="image19.jpg"/>
            <a:graphic>
              <a:graphicData uri="http://schemas.openxmlformats.org/drawingml/2006/picture">
                <pic:pic>
                  <pic:nvPicPr>
                    <pic:cNvPr descr="Terminación" id="0" name="image19.jpg"/>
                    <pic:cNvPicPr preferRelativeResize="0"/>
                  </pic:nvPicPr>
                  <pic:blipFill>
                    <a:blip r:embed="rId39"/>
                    <a:srcRect b="0" l="0" r="0" t="0"/>
                    <a:stretch>
                      <a:fillRect/>
                    </a:stretch>
                  </pic:blipFill>
                  <pic:spPr>
                    <a:xfrm>
                      <a:off x="0" y="0"/>
                      <a:ext cx="4789704" cy="1967979"/>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line="360" w:lineRule="auto"/>
        <w:ind w:left="720" w:firstLine="0"/>
        <w:rPr>
          <w:sz w:val="20"/>
          <w:szCs w:val="20"/>
        </w:rPr>
      </w:pPr>
      <w:r w:rsidDel="00000000" w:rsidR="00000000" w:rsidRPr="00000000">
        <w:rPr>
          <w:sz w:val="20"/>
          <w:szCs w:val="20"/>
          <w:rtl w:val="0"/>
        </w:rPr>
        <w:t xml:space="preserve">        Nota.</w:t>
      </w:r>
      <w:r w:rsidDel="00000000" w:rsidR="00000000" w:rsidRPr="00000000">
        <w:rPr>
          <w:rtl w:val="0"/>
        </w:rPr>
        <w:t xml:space="preserve"> </w:t>
      </w:r>
      <w:r w:rsidDel="00000000" w:rsidR="00000000" w:rsidRPr="00000000">
        <w:rPr>
          <w:sz w:val="20"/>
          <w:szCs w:val="20"/>
          <w:rtl w:val="0"/>
        </w:rPr>
        <w:t xml:space="preserve">C.I. JEANS (2012).  </w:t>
      </w:r>
    </w:p>
    <w:p w:rsidR="00000000" w:rsidDel="00000000" w:rsidP="00000000" w:rsidRDefault="00000000" w:rsidRPr="00000000" w14:paraId="0000028A">
      <w:pPr>
        <w:spacing w:line="360" w:lineRule="auto"/>
        <w:jc w:val="both"/>
        <w:rPr>
          <w:sz w:val="20"/>
          <w:szCs w:val="20"/>
        </w:rPr>
      </w:pPr>
      <w:r w:rsidDel="00000000" w:rsidR="00000000" w:rsidRPr="00000000">
        <w:rPr>
          <w:rtl w:val="0"/>
        </w:rPr>
      </w:r>
    </w:p>
    <w:p w:rsidR="00000000" w:rsidDel="00000000" w:rsidP="00000000" w:rsidRDefault="00000000" w:rsidRPr="00000000" w14:paraId="0000028B">
      <w:pPr>
        <w:spacing w:line="360" w:lineRule="auto"/>
        <w:jc w:val="both"/>
        <w:rPr>
          <w:sz w:val="20"/>
          <w:szCs w:val="20"/>
        </w:rPr>
      </w:pPr>
      <w:r w:rsidDel="00000000" w:rsidR="00000000" w:rsidRPr="00000000">
        <w:rPr>
          <w:b w:val="1"/>
          <w:sz w:val="20"/>
          <w:szCs w:val="20"/>
          <w:rtl w:val="0"/>
        </w:rPr>
        <w:t xml:space="preserve">3. Planchado de las prendas:</w:t>
      </w:r>
      <w:r w:rsidDel="00000000" w:rsidR="00000000" w:rsidRPr="00000000">
        <w:rPr>
          <w:sz w:val="20"/>
          <w:szCs w:val="20"/>
          <w:rtl w:val="0"/>
        </w:rPr>
        <w:t xml:space="preserve"> dependiendo de cada prenda y de las bases textiles, se procede a pasar al departamento de plancha para que quede acorde criterios de planchado como en la figura 11.</w:t>
      </w:r>
    </w:p>
    <w:p w:rsidR="00000000" w:rsidDel="00000000" w:rsidP="00000000" w:rsidRDefault="00000000" w:rsidRPr="00000000" w14:paraId="0000028C">
      <w:pPr>
        <w:spacing w:line="360" w:lineRule="auto"/>
        <w:jc w:val="both"/>
        <w:rPr>
          <w:sz w:val="20"/>
          <w:szCs w:val="20"/>
        </w:rPr>
      </w:pPr>
      <w:r w:rsidDel="00000000" w:rsidR="00000000" w:rsidRPr="00000000">
        <w:rPr>
          <w:rtl w:val="0"/>
        </w:rPr>
      </w:r>
    </w:p>
    <w:p w:rsidR="00000000" w:rsidDel="00000000" w:rsidP="00000000" w:rsidRDefault="00000000" w:rsidRPr="00000000" w14:paraId="0000028D">
      <w:pPr>
        <w:spacing w:line="360" w:lineRule="auto"/>
        <w:ind w:left="1440" w:firstLine="720"/>
        <w:rPr>
          <w:sz w:val="20"/>
          <w:szCs w:val="20"/>
        </w:rPr>
      </w:pPr>
      <w:r w:rsidDel="00000000" w:rsidR="00000000" w:rsidRPr="00000000">
        <w:rPr>
          <w:b w:val="1"/>
          <w:sz w:val="20"/>
          <w:szCs w:val="20"/>
          <w:rtl w:val="0"/>
        </w:rPr>
        <w:t xml:space="preserve">Figura 11</w:t>
      </w:r>
      <w:r w:rsidDel="00000000" w:rsidR="00000000" w:rsidRPr="00000000">
        <w:rPr>
          <w:rtl w:val="0"/>
        </w:rPr>
      </w:r>
    </w:p>
    <w:p w:rsidR="00000000" w:rsidDel="00000000" w:rsidP="00000000" w:rsidRDefault="00000000" w:rsidRPr="00000000" w14:paraId="0000028E">
      <w:pPr>
        <w:spacing w:line="360" w:lineRule="auto"/>
        <w:ind w:left="1440" w:firstLine="720"/>
        <w:rPr>
          <w:i w:val="1"/>
          <w:sz w:val="20"/>
          <w:szCs w:val="20"/>
        </w:rPr>
      </w:pPr>
      <w:r w:rsidDel="00000000" w:rsidR="00000000" w:rsidRPr="00000000">
        <w:rPr>
          <w:i w:val="1"/>
          <w:sz w:val="20"/>
          <w:szCs w:val="20"/>
          <w:rtl w:val="0"/>
        </w:rPr>
        <w:t xml:space="preserve">Planchado manual de prendas</w:t>
      </w:r>
    </w:p>
    <w:p w:rsidR="00000000" w:rsidDel="00000000" w:rsidP="00000000" w:rsidRDefault="00000000" w:rsidRPr="00000000" w14:paraId="0000028F">
      <w:pPr>
        <w:spacing w:line="360" w:lineRule="auto"/>
        <w:jc w:val="center"/>
        <w:rPr>
          <w:sz w:val="20"/>
          <w:szCs w:val="20"/>
        </w:rPr>
      </w:pPr>
      <w:sdt>
        <w:sdtPr>
          <w:tag w:val="goog_rdk_94"/>
        </w:sdtPr>
        <w:sdtContent>
          <w:commentRangeStart w:id="42"/>
        </w:sdtContent>
      </w:sdt>
      <w:r w:rsidDel="00000000" w:rsidR="00000000" w:rsidRPr="00000000">
        <w:rPr/>
        <w:drawing>
          <wp:inline distB="0" distT="0" distL="114300" distR="114300">
            <wp:extent cx="3505286" cy="2335105"/>
            <wp:effectExtent b="0" l="0" r="0" t="0"/>
            <wp:docPr descr="2,352,425 Seco Fotos - Libres de Derechos y Gratuitas de Dreamstime" id="1208723180" name="image24.jpg"/>
            <a:graphic>
              <a:graphicData uri="http://schemas.openxmlformats.org/drawingml/2006/picture">
                <pic:pic>
                  <pic:nvPicPr>
                    <pic:cNvPr descr="2,352,425 Seco Fotos - Libres de Derechos y Gratuitas de Dreamstime" id="0" name="image24.jpg"/>
                    <pic:cNvPicPr preferRelativeResize="0"/>
                  </pic:nvPicPr>
                  <pic:blipFill>
                    <a:blip r:embed="rId40"/>
                    <a:srcRect b="0" l="0" r="0" t="0"/>
                    <a:stretch>
                      <a:fillRect/>
                    </a:stretch>
                  </pic:blipFill>
                  <pic:spPr>
                    <a:xfrm>
                      <a:off x="0" y="0"/>
                      <a:ext cx="3505286" cy="2335105"/>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90">
      <w:pPr>
        <w:spacing w:line="360" w:lineRule="auto"/>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291">
      <w:pPr>
        <w:spacing w:line="360" w:lineRule="auto"/>
        <w:jc w:val="center"/>
        <w:rPr>
          <w:sz w:val="20"/>
          <w:szCs w:val="20"/>
        </w:rPr>
      </w:pPr>
      <w:r w:rsidDel="00000000" w:rsidR="00000000" w:rsidRPr="00000000">
        <w:rPr>
          <w:rtl w:val="0"/>
        </w:rPr>
      </w:r>
    </w:p>
    <w:p w:rsidR="00000000" w:rsidDel="00000000" w:rsidP="00000000" w:rsidRDefault="00000000" w:rsidRPr="00000000" w14:paraId="00000292">
      <w:pPr>
        <w:spacing w:line="240" w:lineRule="auto"/>
        <w:jc w:val="both"/>
        <w:rPr>
          <w:sz w:val="20"/>
          <w:szCs w:val="20"/>
        </w:rPr>
      </w:pPr>
      <w:r w:rsidDel="00000000" w:rsidR="00000000" w:rsidRPr="00000000">
        <w:rPr>
          <w:rtl w:val="0"/>
        </w:rPr>
      </w:r>
    </w:p>
    <w:p w:rsidR="00000000" w:rsidDel="00000000" w:rsidP="00000000" w:rsidRDefault="00000000" w:rsidRPr="00000000" w14:paraId="00000293">
      <w:pPr>
        <w:spacing w:line="240" w:lineRule="auto"/>
        <w:ind w:left="1418" w:right="900" w:firstLine="0"/>
        <w:jc w:val="both"/>
        <w:rPr>
          <w:b w:val="1"/>
          <w:i w:val="1"/>
          <w:sz w:val="20"/>
          <w:szCs w:val="20"/>
        </w:rPr>
      </w:pPr>
      <w:r w:rsidDel="00000000" w:rsidR="00000000" w:rsidRPr="00000000">
        <w:rPr>
          <w:b w:val="1"/>
          <w:i w:val="1"/>
          <w:sz w:val="20"/>
          <w:szCs w:val="20"/>
          <w:highlight w:val="yellow"/>
          <w:rtl w:val="0"/>
        </w:rPr>
        <w:t xml:space="preserve">Bloque destacado:</w:t>
      </w:r>
      <w:r w:rsidDel="00000000" w:rsidR="00000000" w:rsidRPr="00000000">
        <w:rPr>
          <w:rtl w:val="0"/>
        </w:rPr>
      </w:r>
    </w:p>
    <w:p w:rsidR="00000000" w:rsidDel="00000000" w:rsidP="00000000" w:rsidRDefault="00000000" w:rsidRPr="00000000" w14:paraId="00000294">
      <w:pPr>
        <w:spacing w:line="240" w:lineRule="auto"/>
        <w:ind w:left="1418" w:right="900" w:firstLine="0"/>
        <w:jc w:val="both"/>
        <w:rPr>
          <w:i w:val="1"/>
          <w:sz w:val="20"/>
          <w:szCs w:val="20"/>
        </w:rPr>
      </w:pPr>
      <w:r w:rsidDel="00000000" w:rsidR="00000000" w:rsidRPr="00000000">
        <w:rPr>
          <w:i w:val="1"/>
          <w:sz w:val="20"/>
          <w:szCs w:val="20"/>
          <w:rtl w:val="0"/>
        </w:rPr>
        <w:t xml:space="preserve">Cada empresa emplea las herramientas industriales para las áreas de planchado, existen máquinas en el mercado que pueden planchar automáticamente las prendas, esto es implementado cuando la producción es a gran escala para agilidad y cumplimiento de tiempos en producción de referencias. </w:t>
      </w:r>
    </w:p>
    <w:p w:rsidR="00000000" w:rsidDel="00000000" w:rsidP="00000000" w:rsidRDefault="00000000" w:rsidRPr="00000000" w14:paraId="00000295">
      <w:pPr>
        <w:spacing w:line="360" w:lineRule="auto"/>
        <w:rPr>
          <w:sz w:val="20"/>
          <w:szCs w:val="20"/>
        </w:rPr>
      </w:pPr>
      <w:r w:rsidDel="00000000" w:rsidR="00000000" w:rsidRPr="00000000">
        <w:rPr>
          <w:rtl w:val="0"/>
        </w:rPr>
      </w:r>
    </w:p>
    <w:p w:rsidR="00000000" w:rsidDel="00000000" w:rsidP="00000000" w:rsidRDefault="00000000" w:rsidRPr="00000000" w14:paraId="00000296">
      <w:pPr>
        <w:spacing w:line="360" w:lineRule="auto"/>
        <w:jc w:val="both"/>
        <w:rPr>
          <w:sz w:val="20"/>
          <w:szCs w:val="20"/>
        </w:rPr>
      </w:pPr>
      <w:r w:rsidDel="00000000" w:rsidR="00000000" w:rsidRPr="00000000">
        <w:rPr>
          <w:b w:val="1"/>
          <w:sz w:val="20"/>
          <w:szCs w:val="20"/>
          <w:rtl w:val="0"/>
        </w:rPr>
        <w:t xml:space="preserve">4. Etiquetado de prendas: </w:t>
      </w:r>
      <w:r w:rsidDel="00000000" w:rsidR="00000000" w:rsidRPr="00000000">
        <w:rPr>
          <w:sz w:val="20"/>
          <w:szCs w:val="20"/>
          <w:rtl w:val="0"/>
        </w:rPr>
        <w:t xml:space="preserve">en este paso se dispone a la respectiva colocación de etiquetas de la empresa o cliente al que está destinada la entrega de una producción determinada como se observa en la figura 12.</w:t>
      </w:r>
    </w:p>
    <w:p w:rsidR="00000000" w:rsidDel="00000000" w:rsidP="00000000" w:rsidRDefault="00000000" w:rsidRPr="00000000" w14:paraId="00000297">
      <w:pPr>
        <w:spacing w:line="360" w:lineRule="auto"/>
        <w:jc w:val="both"/>
        <w:rPr>
          <w:sz w:val="20"/>
          <w:szCs w:val="20"/>
        </w:rPr>
      </w:pPr>
      <w:r w:rsidDel="00000000" w:rsidR="00000000" w:rsidRPr="00000000">
        <w:rPr>
          <w:rtl w:val="0"/>
        </w:rPr>
      </w:r>
    </w:p>
    <w:p w:rsidR="00000000" w:rsidDel="00000000" w:rsidP="00000000" w:rsidRDefault="00000000" w:rsidRPr="00000000" w14:paraId="00000298">
      <w:pPr>
        <w:spacing w:line="360" w:lineRule="auto"/>
        <w:ind w:left="2160" w:firstLine="720"/>
        <w:rPr>
          <w:sz w:val="20"/>
          <w:szCs w:val="20"/>
        </w:rPr>
      </w:pPr>
      <w:r w:rsidDel="00000000" w:rsidR="00000000" w:rsidRPr="00000000">
        <w:rPr>
          <w:b w:val="1"/>
          <w:sz w:val="20"/>
          <w:szCs w:val="20"/>
          <w:rtl w:val="0"/>
        </w:rPr>
        <w:t xml:space="preserve">Figura 12</w:t>
      </w:r>
      <w:r w:rsidDel="00000000" w:rsidR="00000000" w:rsidRPr="00000000">
        <w:rPr>
          <w:rtl w:val="0"/>
        </w:rPr>
      </w:r>
    </w:p>
    <w:p w:rsidR="00000000" w:rsidDel="00000000" w:rsidP="00000000" w:rsidRDefault="00000000" w:rsidRPr="00000000" w14:paraId="00000299">
      <w:pPr>
        <w:spacing w:line="360" w:lineRule="auto"/>
        <w:ind w:left="2160" w:firstLine="720"/>
        <w:rPr>
          <w:i w:val="1"/>
          <w:sz w:val="20"/>
          <w:szCs w:val="20"/>
        </w:rPr>
      </w:pPr>
      <w:r w:rsidDel="00000000" w:rsidR="00000000" w:rsidRPr="00000000">
        <w:rPr>
          <w:i w:val="1"/>
          <w:sz w:val="20"/>
          <w:szCs w:val="20"/>
          <w:rtl w:val="0"/>
        </w:rPr>
        <w:t xml:space="preserve">Etiquetado de prendas</w:t>
      </w:r>
    </w:p>
    <w:p w:rsidR="00000000" w:rsidDel="00000000" w:rsidP="00000000" w:rsidRDefault="00000000" w:rsidRPr="00000000" w14:paraId="0000029A">
      <w:pPr>
        <w:spacing w:line="360" w:lineRule="auto"/>
        <w:jc w:val="center"/>
        <w:rPr>
          <w:sz w:val="20"/>
          <w:szCs w:val="20"/>
        </w:rPr>
      </w:pPr>
      <w:sdt>
        <w:sdtPr>
          <w:tag w:val="goog_rdk_95"/>
        </w:sdtPr>
        <w:sdtContent>
          <w:commentRangeStart w:id="43"/>
        </w:sdtContent>
      </w:sdt>
      <w:r w:rsidDel="00000000" w:rsidR="00000000" w:rsidRPr="00000000">
        <w:rPr/>
        <w:drawing>
          <wp:inline distB="0" distT="0" distL="114300" distR="114300">
            <wp:extent cx="2555245" cy="1539888"/>
            <wp:effectExtent b="0" l="0" r="0" t="0"/>
            <wp:docPr descr="Cerca Retrato De Proceso De Etiquetado Para Cloting Producto En Fábrica  Textil Fotos, Retratos, Imágenes Y Fotografía De Archivo Libres De Derecho.  Image 42054615." id="1208723181" name="image17.jpg"/>
            <a:graphic>
              <a:graphicData uri="http://schemas.openxmlformats.org/drawingml/2006/picture">
                <pic:pic>
                  <pic:nvPicPr>
                    <pic:cNvPr descr="Cerca Retrato De Proceso De Etiquetado Para Cloting Producto En Fábrica  Textil Fotos, Retratos, Imágenes Y Fotografía De Archivo Libres De Derecho.  Image 42054615." id="0" name="image17.jpg"/>
                    <pic:cNvPicPr preferRelativeResize="0"/>
                  </pic:nvPicPr>
                  <pic:blipFill>
                    <a:blip r:embed="rId41"/>
                    <a:srcRect b="0" l="0" r="0" t="0"/>
                    <a:stretch>
                      <a:fillRect/>
                    </a:stretch>
                  </pic:blipFill>
                  <pic:spPr>
                    <a:xfrm>
                      <a:off x="0" y="0"/>
                      <a:ext cx="2555245" cy="1539888"/>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9B">
      <w:pPr>
        <w:spacing w:line="360" w:lineRule="auto"/>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29C">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29D">
      <w:pPr>
        <w:spacing w:line="240" w:lineRule="auto"/>
        <w:ind w:left="1418" w:right="900" w:firstLine="0"/>
        <w:jc w:val="both"/>
        <w:rPr>
          <w:b w:val="1"/>
          <w:i w:val="1"/>
          <w:sz w:val="20"/>
          <w:szCs w:val="20"/>
        </w:rPr>
      </w:pPr>
      <w:r w:rsidDel="00000000" w:rsidR="00000000" w:rsidRPr="00000000">
        <w:rPr>
          <w:b w:val="1"/>
          <w:i w:val="1"/>
          <w:sz w:val="20"/>
          <w:szCs w:val="20"/>
          <w:highlight w:val="yellow"/>
          <w:rtl w:val="0"/>
        </w:rPr>
        <w:t xml:space="preserve">Bloque destacado:</w:t>
      </w:r>
      <w:r w:rsidDel="00000000" w:rsidR="00000000" w:rsidRPr="00000000">
        <w:rPr>
          <w:rtl w:val="0"/>
        </w:rPr>
      </w:r>
    </w:p>
    <w:p w:rsidR="00000000" w:rsidDel="00000000" w:rsidP="00000000" w:rsidRDefault="00000000" w:rsidRPr="00000000" w14:paraId="0000029E">
      <w:pPr>
        <w:spacing w:line="240" w:lineRule="auto"/>
        <w:ind w:left="1418" w:right="900" w:firstLine="0"/>
        <w:jc w:val="both"/>
        <w:rPr>
          <w:i w:val="1"/>
          <w:sz w:val="20"/>
          <w:szCs w:val="20"/>
        </w:rPr>
      </w:pPr>
      <w:r w:rsidDel="00000000" w:rsidR="00000000" w:rsidRPr="00000000">
        <w:rPr>
          <w:i w:val="1"/>
          <w:sz w:val="20"/>
          <w:szCs w:val="20"/>
          <w:rtl w:val="0"/>
        </w:rPr>
        <w:t xml:space="preserve">Hay fábricas dedicadas a la confección de prendas de vestir que solo maquilan, es decir realizan pedidos para otras marcas y en este proceso de etiquetado una empresa maquiladora deberá velar porque la etiqueta corresponda a cada referencia y a las especificaciones de cada cliente. </w:t>
      </w:r>
    </w:p>
    <w:p w:rsidR="00000000" w:rsidDel="00000000" w:rsidP="00000000" w:rsidRDefault="00000000" w:rsidRPr="00000000" w14:paraId="0000029F">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2A0">
      <w:pPr>
        <w:spacing w:line="360" w:lineRule="auto"/>
        <w:jc w:val="both"/>
        <w:rPr>
          <w:sz w:val="20"/>
          <w:szCs w:val="20"/>
        </w:rPr>
      </w:pPr>
      <w:r w:rsidDel="00000000" w:rsidR="00000000" w:rsidRPr="00000000">
        <w:rPr>
          <w:b w:val="1"/>
          <w:sz w:val="20"/>
          <w:szCs w:val="20"/>
          <w:rtl w:val="0"/>
        </w:rPr>
        <w:t xml:space="preserve">5. Empaque de prendas:</w:t>
      </w:r>
      <w:r w:rsidDel="00000000" w:rsidR="00000000" w:rsidRPr="00000000">
        <w:rPr>
          <w:sz w:val="20"/>
          <w:szCs w:val="20"/>
          <w:rtl w:val="0"/>
        </w:rPr>
        <w:t xml:space="preserve"> al pasar a bodega es importante destacar que cada empresa determina el empaque para bodega y para entrega, no todas desarrollan los parámetros para este proceso de la misma manera, dado que pueden ser dos pasos que implementen por separado, es decir, que una vez en bodega dependiendo del cliente se despachará la mercancía con indicaciones particulares como se muestra en las figuras 13 y 14. </w:t>
      </w:r>
    </w:p>
    <w:p w:rsidR="00000000" w:rsidDel="00000000" w:rsidP="00000000" w:rsidRDefault="00000000" w:rsidRPr="00000000" w14:paraId="000002A1">
      <w:pPr>
        <w:spacing w:line="360" w:lineRule="auto"/>
        <w:jc w:val="both"/>
        <w:rPr>
          <w:sz w:val="20"/>
          <w:szCs w:val="20"/>
        </w:rPr>
      </w:pPr>
      <w:r w:rsidDel="00000000" w:rsidR="00000000" w:rsidRPr="00000000">
        <w:rPr>
          <w:rtl w:val="0"/>
        </w:rPr>
      </w:r>
    </w:p>
    <w:p w:rsidR="00000000" w:rsidDel="00000000" w:rsidP="00000000" w:rsidRDefault="00000000" w:rsidRPr="00000000" w14:paraId="000002A2">
      <w:pPr>
        <w:spacing w:line="360" w:lineRule="auto"/>
        <w:ind w:left="720" w:firstLine="720"/>
        <w:rPr>
          <w:sz w:val="20"/>
          <w:szCs w:val="20"/>
        </w:rPr>
      </w:pPr>
      <w:r w:rsidDel="00000000" w:rsidR="00000000" w:rsidRPr="00000000">
        <w:rPr>
          <w:b w:val="1"/>
          <w:sz w:val="20"/>
          <w:szCs w:val="20"/>
          <w:rtl w:val="0"/>
        </w:rPr>
        <w:t xml:space="preserve">     Figura 13</w:t>
      </w:r>
      <w:r w:rsidDel="00000000" w:rsidR="00000000" w:rsidRPr="00000000">
        <w:rPr>
          <w:rtl w:val="0"/>
        </w:rPr>
      </w:r>
    </w:p>
    <w:p w:rsidR="00000000" w:rsidDel="00000000" w:rsidP="00000000" w:rsidRDefault="00000000" w:rsidRPr="00000000" w14:paraId="000002A3">
      <w:pPr>
        <w:spacing w:line="360" w:lineRule="auto"/>
        <w:ind w:left="720" w:firstLine="720"/>
        <w:rPr>
          <w:i w:val="1"/>
          <w:sz w:val="20"/>
          <w:szCs w:val="20"/>
        </w:rPr>
      </w:pPr>
      <w:r w:rsidDel="00000000" w:rsidR="00000000" w:rsidRPr="00000000">
        <w:rPr>
          <w:i w:val="1"/>
          <w:sz w:val="20"/>
          <w:szCs w:val="20"/>
          <w:rtl w:val="0"/>
        </w:rPr>
        <w:t xml:space="preserve">     Empaque de prendas</w:t>
      </w:r>
    </w:p>
    <w:p w:rsidR="00000000" w:rsidDel="00000000" w:rsidP="00000000" w:rsidRDefault="00000000" w:rsidRPr="00000000" w14:paraId="000002A4">
      <w:pPr>
        <w:spacing w:line="360" w:lineRule="auto"/>
        <w:jc w:val="center"/>
        <w:rPr>
          <w:sz w:val="20"/>
          <w:szCs w:val="20"/>
        </w:rPr>
      </w:pPr>
      <w:r w:rsidDel="00000000" w:rsidR="00000000" w:rsidRPr="00000000">
        <w:rPr/>
        <w:drawing>
          <wp:inline distB="0" distT="0" distL="114300" distR="114300">
            <wp:extent cx="4057650" cy="1614501"/>
            <wp:effectExtent b="0" l="0" r="0" t="0"/>
            <wp:docPr descr="http://rintex-en.goplek.com/design/imgs/gallery-empaque01.jpg" id="1208723182" name="image20.jpg"/>
            <a:graphic>
              <a:graphicData uri="http://schemas.openxmlformats.org/drawingml/2006/picture">
                <pic:pic>
                  <pic:nvPicPr>
                    <pic:cNvPr descr="http://rintex-en.goplek.com/design/imgs/gallery-empaque01.jpg" id="0" name="image20.jpg"/>
                    <pic:cNvPicPr preferRelativeResize="0"/>
                  </pic:nvPicPr>
                  <pic:blipFill>
                    <a:blip r:embed="rId42"/>
                    <a:srcRect b="0" l="0" r="0" t="0"/>
                    <a:stretch>
                      <a:fillRect/>
                    </a:stretch>
                  </pic:blipFill>
                  <pic:spPr>
                    <a:xfrm>
                      <a:off x="0" y="0"/>
                      <a:ext cx="4057650" cy="1614501"/>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line="360" w:lineRule="auto"/>
        <w:ind w:left="720" w:firstLine="720"/>
        <w:rPr>
          <w:b w:val="1"/>
          <w:sz w:val="20"/>
          <w:szCs w:val="20"/>
        </w:rPr>
      </w:pPr>
      <w:r w:rsidDel="00000000" w:rsidR="00000000" w:rsidRPr="00000000">
        <w:rPr>
          <w:b w:val="1"/>
          <w:sz w:val="20"/>
          <w:szCs w:val="20"/>
          <w:rtl w:val="0"/>
        </w:rPr>
        <w:t xml:space="preserve">      Nota. Rintex (2012). </w:t>
      </w:r>
    </w:p>
    <w:p w:rsidR="00000000" w:rsidDel="00000000" w:rsidP="00000000" w:rsidRDefault="00000000" w:rsidRPr="00000000" w14:paraId="000002A6">
      <w:pPr>
        <w:spacing w:line="360" w:lineRule="auto"/>
        <w:jc w:val="both"/>
        <w:rPr>
          <w:sz w:val="20"/>
          <w:szCs w:val="20"/>
        </w:rPr>
      </w:pPr>
      <w:r w:rsidDel="00000000" w:rsidR="00000000" w:rsidRPr="00000000">
        <w:rPr>
          <w:rtl w:val="0"/>
        </w:rPr>
      </w:r>
    </w:p>
    <w:p w:rsidR="00000000" w:rsidDel="00000000" w:rsidP="00000000" w:rsidRDefault="00000000" w:rsidRPr="00000000" w14:paraId="000002A7">
      <w:pPr>
        <w:spacing w:line="240" w:lineRule="auto"/>
        <w:ind w:left="2160" w:firstLine="720"/>
        <w:rPr>
          <w:sz w:val="20"/>
          <w:szCs w:val="20"/>
        </w:rPr>
      </w:pPr>
      <w:r w:rsidDel="00000000" w:rsidR="00000000" w:rsidRPr="00000000">
        <w:rPr>
          <w:b w:val="1"/>
          <w:sz w:val="20"/>
          <w:szCs w:val="20"/>
          <w:rtl w:val="0"/>
        </w:rPr>
        <w:t xml:space="preserve">Figura 14</w:t>
      </w:r>
      <w:r w:rsidDel="00000000" w:rsidR="00000000" w:rsidRPr="00000000">
        <w:rPr>
          <w:rtl w:val="0"/>
        </w:rPr>
      </w:r>
    </w:p>
    <w:p w:rsidR="00000000" w:rsidDel="00000000" w:rsidP="00000000" w:rsidRDefault="00000000" w:rsidRPr="00000000" w14:paraId="000002A8">
      <w:pPr>
        <w:spacing w:line="240" w:lineRule="auto"/>
        <w:ind w:left="2160" w:firstLine="720"/>
        <w:rPr>
          <w:i w:val="1"/>
          <w:sz w:val="20"/>
          <w:szCs w:val="20"/>
        </w:rPr>
      </w:pPr>
      <w:r w:rsidDel="00000000" w:rsidR="00000000" w:rsidRPr="00000000">
        <w:rPr>
          <w:i w:val="1"/>
          <w:sz w:val="20"/>
          <w:szCs w:val="20"/>
          <w:rtl w:val="0"/>
        </w:rPr>
        <w:t xml:space="preserve">Embalaje de prendas</w:t>
      </w:r>
    </w:p>
    <w:p w:rsidR="00000000" w:rsidDel="00000000" w:rsidP="00000000" w:rsidRDefault="00000000" w:rsidRPr="00000000" w14:paraId="000002A9">
      <w:pPr>
        <w:spacing w:line="360" w:lineRule="auto"/>
        <w:jc w:val="center"/>
        <w:rPr>
          <w:sz w:val="20"/>
          <w:szCs w:val="20"/>
        </w:rPr>
      </w:pPr>
      <w:r w:rsidDel="00000000" w:rsidR="00000000" w:rsidRPr="00000000">
        <w:rPr/>
        <w:drawing>
          <wp:inline distB="0" distT="0" distL="0" distR="0">
            <wp:extent cx="3065102" cy="2086329"/>
            <wp:effectExtent b="0" l="0" r="0" t="0"/>
            <wp:docPr id="1208723183" name="image25.png"/>
            <a:graphic>
              <a:graphicData uri="http://schemas.openxmlformats.org/drawingml/2006/picture">
                <pic:pic>
                  <pic:nvPicPr>
                    <pic:cNvPr id="0" name="image25.png"/>
                    <pic:cNvPicPr preferRelativeResize="0"/>
                  </pic:nvPicPr>
                  <pic:blipFill>
                    <a:blip r:embed="rId43"/>
                    <a:srcRect b="12738" l="15484" r="43103" t="37131"/>
                    <a:stretch>
                      <a:fillRect/>
                    </a:stretch>
                  </pic:blipFill>
                  <pic:spPr>
                    <a:xfrm>
                      <a:off x="0" y="0"/>
                      <a:ext cx="3065102" cy="2086329"/>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line="360" w:lineRule="auto"/>
        <w:ind w:left="2160" w:firstLine="720"/>
        <w:jc w:val="both"/>
        <w:rPr>
          <w:sz w:val="20"/>
          <w:szCs w:val="20"/>
        </w:rPr>
      </w:pPr>
      <w:r w:rsidDel="00000000" w:rsidR="00000000" w:rsidRPr="00000000">
        <w:rPr>
          <w:sz w:val="20"/>
          <w:szCs w:val="20"/>
          <w:rtl w:val="0"/>
        </w:rPr>
        <w:t xml:space="preserve">Nota. CARVIMSA. (S.F.). </w:t>
      </w:r>
    </w:p>
    <w:p w:rsidR="00000000" w:rsidDel="00000000" w:rsidP="00000000" w:rsidRDefault="00000000" w:rsidRPr="00000000" w14:paraId="000002AB">
      <w:pPr>
        <w:spacing w:line="360" w:lineRule="auto"/>
        <w:rPr>
          <w:sz w:val="20"/>
          <w:szCs w:val="20"/>
        </w:rPr>
      </w:pPr>
      <w:r w:rsidDel="00000000" w:rsidR="00000000" w:rsidRPr="00000000">
        <w:rPr>
          <w:rtl w:val="0"/>
        </w:rPr>
      </w:r>
    </w:p>
    <w:p w:rsidR="00000000" w:rsidDel="00000000" w:rsidP="00000000" w:rsidRDefault="00000000" w:rsidRPr="00000000" w14:paraId="000002AC">
      <w:pPr>
        <w:spacing w:line="360" w:lineRule="auto"/>
        <w:rPr>
          <w:sz w:val="20"/>
          <w:szCs w:val="20"/>
        </w:rPr>
      </w:pPr>
      <w:r w:rsidDel="00000000" w:rsidR="00000000" w:rsidRPr="00000000">
        <w:rPr>
          <w:sz w:val="20"/>
          <w:szCs w:val="20"/>
          <w:rtl w:val="0"/>
        </w:rPr>
        <w:t xml:space="preserve">A continuación, se muestra un ejemplo en donde se documenta con detalle las piezas, la construcción, las telas y medidas de piezas terminadas.</w:t>
      </w:r>
    </w:p>
    <w:p w:rsidR="00000000" w:rsidDel="00000000" w:rsidP="00000000" w:rsidRDefault="00000000" w:rsidRPr="00000000" w14:paraId="000002AD">
      <w:pPr>
        <w:spacing w:line="360" w:lineRule="auto"/>
        <w:rPr>
          <w:sz w:val="20"/>
          <w:szCs w:val="20"/>
        </w:rPr>
      </w:pPr>
      <w:r w:rsidDel="00000000" w:rsidR="00000000" w:rsidRPr="00000000">
        <w:rPr>
          <w:rtl w:val="0"/>
        </w:rPr>
      </w:r>
    </w:p>
    <w:p w:rsidR="00000000" w:rsidDel="00000000" w:rsidP="00000000" w:rsidRDefault="00000000" w:rsidRPr="00000000" w14:paraId="000002AE">
      <w:pPr>
        <w:spacing w:line="360" w:lineRule="auto"/>
        <w:rPr>
          <w:sz w:val="20"/>
          <w:szCs w:val="20"/>
        </w:rPr>
      </w:pPr>
      <w:r w:rsidDel="00000000" w:rsidR="00000000" w:rsidRPr="00000000">
        <w:rPr>
          <w:rtl w:val="0"/>
        </w:rPr>
      </w:r>
    </w:p>
    <w:p w:rsidR="00000000" w:rsidDel="00000000" w:rsidP="00000000" w:rsidRDefault="00000000" w:rsidRPr="00000000" w14:paraId="000002AF">
      <w:pPr>
        <w:spacing w:line="360" w:lineRule="auto"/>
        <w:rPr>
          <w:sz w:val="20"/>
          <w:szCs w:val="20"/>
        </w:rPr>
      </w:pPr>
      <w:r w:rsidDel="00000000" w:rsidR="00000000" w:rsidRPr="00000000">
        <w:rPr>
          <w:rtl w:val="0"/>
        </w:rPr>
      </w:r>
    </w:p>
    <w:p w:rsidR="00000000" w:rsidDel="00000000" w:rsidP="00000000" w:rsidRDefault="00000000" w:rsidRPr="00000000" w14:paraId="000002B0">
      <w:pPr>
        <w:spacing w:line="360" w:lineRule="auto"/>
        <w:rPr>
          <w:sz w:val="20"/>
          <w:szCs w:val="20"/>
        </w:rPr>
      </w:pPr>
      <w:r w:rsidDel="00000000" w:rsidR="00000000" w:rsidRPr="00000000">
        <w:rPr>
          <w:rtl w:val="0"/>
        </w:rPr>
      </w:r>
    </w:p>
    <w:p w:rsidR="00000000" w:rsidDel="00000000" w:rsidP="00000000" w:rsidRDefault="00000000" w:rsidRPr="00000000" w14:paraId="000002B1">
      <w:pPr>
        <w:spacing w:line="360" w:lineRule="auto"/>
        <w:rPr>
          <w:sz w:val="20"/>
          <w:szCs w:val="20"/>
        </w:rPr>
      </w:pPr>
      <w:bookmarkStart w:colFirst="0" w:colLast="0" w:name="_heading=h.lnxbz9" w:id="18"/>
      <w:bookmarkEnd w:id="18"/>
      <w:r w:rsidDel="00000000" w:rsidR="00000000" w:rsidRPr="00000000">
        <w:rPr>
          <w:rtl w:val="0"/>
        </w:rPr>
      </w:r>
    </w:p>
    <w:p w:rsidR="00000000" w:rsidDel="00000000" w:rsidP="00000000" w:rsidRDefault="00000000" w:rsidRPr="00000000" w14:paraId="000002B2">
      <w:pPr>
        <w:spacing w:line="360" w:lineRule="auto"/>
        <w:rPr>
          <w:sz w:val="20"/>
          <w:szCs w:val="20"/>
        </w:rPr>
      </w:pPr>
      <w:r w:rsidDel="00000000" w:rsidR="00000000" w:rsidRPr="00000000">
        <w:rPr>
          <w:rtl w:val="0"/>
        </w:rPr>
      </w:r>
    </w:p>
    <w:tbl>
      <w:tblPr>
        <w:tblStyle w:val="Table23"/>
        <w:tblW w:w="9904.0" w:type="dxa"/>
        <w:jc w:val="left"/>
        <w:tblInd w:w="284.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904"/>
        <w:tblGridChange w:id="0">
          <w:tblGrid>
            <w:gridCol w:w="990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2B3">
            <w:pPr>
              <w:spacing w:line="240" w:lineRule="auto"/>
              <w:jc w:val="center"/>
              <w:rPr>
                <w:b w:val="1"/>
                <w:sz w:val="20"/>
                <w:szCs w:val="20"/>
              </w:rPr>
            </w:pPr>
            <w:sdt>
              <w:sdtPr>
                <w:tag w:val="goog_rdk_96"/>
              </w:sdtPr>
              <w:sdtContent>
                <w:commentRangeStart w:id="44"/>
              </w:sdtContent>
            </w:sdt>
            <w:r w:rsidDel="00000000" w:rsidR="00000000" w:rsidRPr="00000000">
              <w:rPr>
                <w:b w:val="1"/>
                <w:sz w:val="20"/>
                <w:szCs w:val="20"/>
                <w:rtl w:val="0"/>
              </w:rPr>
              <w:t xml:space="preserve">Producto terminado. </w:t>
            </w:r>
            <w:sdt>
              <w:sdtPr>
                <w:tag w:val="goog_rdk_97"/>
              </w:sdtPr>
              <w:sdtContent>
                <w:commentRangeStart w:id="45"/>
              </w:sdtContent>
            </w:sdt>
            <w:r w:rsidDel="00000000" w:rsidR="00000000" w:rsidRPr="00000000">
              <w:rPr>
                <w:b w:val="1"/>
                <w:sz w:val="20"/>
                <w:szCs w:val="20"/>
                <w:rtl w:val="0"/>
              </w:rPr>
              <w:t xml:space="preserve">Material complementario</w:t>
            </w:r>
          </w:p>
          <w:p w:rsidR="00000000" w:rsidDel="00000000" w:rsidP="00000000" w:rsidRDefault="00000000" w:rsidRPr="00000000" w14:paraId="000002B4">
            <w:pPr>
              <w:spacing w:line="240" w:lineRule="auto"/>
              <w:jc w:val="center"/>
              <w:rPr>
                <w:sz w:val="20"/>
                <w:szCs w:val="20"/>
              </w:rPr>
            </w:pPr>
            <w:r w:rsidDel="00000000" w:rsidR="00000000" w:rsidRPr="00000000">
              <w:rPr>
                <w:sz w:val="20"/>
                <w:szCs w:val="20"/>
                <w:highlight w:val="yellow"/>
                <w:rtl w:val="0"/>
              </w:rPr>
              <w:t xml:space="preserve">LLAMADO A LA ACCIÓN:</w:t>
            </w:r>
            <w:r w:rsidDel="00000000" w:rsidR="00000000" w:rsidRPr="00000000">
              <w:rPr>
                <w:rtl w:val="0"/>
              </w:rPr>
            </w:r>
          </w:p>
        </w:tc>
      </w:tr>
      <w:tr>
        <w:trPr>
          <w:cantSplit w:val="0"/>
          <w:trHeight w:val="1542" w:hRule="atLeast"/>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2B5">
            <w:pPr>
              <w:spacing w:line="240" w:lineRule="auto"/>
              <w:ind w:left="284" w:firstLine="0"/>
              <w:rPr>
                <w:b w:val="1"/>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B6">
            <w:pPr>
              <w:spacing w:line="240" w:lineRule="auto"/>
              <w:jc w:val="center"/>
              <w:rPr/>
            </w:pPr>
            <w:r w:rsidDel="00000000" w:rsidR="00000000" w:rsidRPr="00000000">
              <w:rPr/>
              <w:drawing>
                <wp:inline distB="0" distT="0" distL="0" distR="0">
                  <wp:extent cx="615946" cy="479069"/>
                  <wp:effectExtent b="0" l="0" r="0" t="0"/>
                  <wp:docPr descr="Video, youtube icon - Free download on Iconfinder" id="1208723184" name="image2.png"/>
                  <a:graphic>
                    <a:graphicData uri="http://schemas.openxmlformats.org/drawingml/2006/picture">
                      <pic:pic>
                        <pic:nvPicPr>
                          <pic:cNvPr descr="Video, youtube icon - Free download on Iconfinder" id="0" name="image2.png"/>
                          <pic:cNvPicPr preferRelativeResize="0"/>
                        </pic:nvPicPr>
                        <pic:blipFill>
                          <a:blip r:embed="rId28"/>
                          <a:srcRect b="0" l="0" r="0" t="0"/>
                          <a:stretch>
                            <a:fillRect/>
                          </a:stretch>
                        </pic:blipFill>
                        <pic:spPr>
                          <a:xfrm>
                            <a:off x="0" y="0"/>
                            <a:ext cx="615946" cy="479069"/>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240" w:lineRule="auto"/>
              <w:jc w:val="center"/>
              <w:rPr>
                <w:sz w:val="20"/>
                <w:szCs w:val="20"/>
              </w:rPr>
            </w:pPr>
            <w:r w:rsidDel="00000000" w:rsidR="00000000" w:rsidRPr="00000000">
              <w:rPr>
                <w:sz w:val="20"/>
                <w:szCs w:val="20"/>
                <w:rtl w:val="0"/>
              </w:rPr>
              <w:t xml:space="preserve">Video: Producto terminado: </w:t>
            </w:r>
            <w:hyperlink r:id="rId44">
              <w:r w:rsidDel="00000000" w:rsidR="00000000" w:rsidRPr="00000000">
                <w:rPr>
                  <w:color w:val="0000ff"/>
                  <w:u w:val="single"/>
                  <w:rtl w:val="0"/>
                </w:rPr>
                <w:t xml:space="preserve">https://www.youtube.com/watch?v=I8adPpXG-n8&amp;t=194s</w:t>
              </w:r>
            </w:hyperlink>
            <w:r w:rsidDel="00000000" w:rsidR="00000000" w:rsidRPr="00000000">
              <w:rPr>
                <w:rtl w:val="0"/>
              </w:rPr>
              <w:t xml:space="preserve"> </w:t>
            </w:r>
            <w:r w:rsidDel="00000000" w:rsidR="00000000" w:rsidRPr="00000000">
              <w:rPr>
                <w:color w:val="000000"/>
                <w:rtl w:val="0"/>
              </w:rPr>
              <w:t xml:space="preserve"> </w:t>
            </w:r>
            <w:commentRangeEnd w:id="44"/>
            <w:r w:rsidDel="00000000" w:rsidR="00000000" w:rsidRPr="00000000">
              <w:commentReference w:id="44"/>
            </w:r>
            <w:commentRangeEnd w:id="45"/>
            <w:r w:rsidDel="00000000" w:rsidR="00000000" w:rsidRPr="00000000">
              <w:commentReference w:id="45"/>
            </w:r>
            <w:r w:rsidDel="00000000" w:rsidR="00000000" w:rsidRPr="00000000">
              <w:rPr>
                <w:rtl w:val="0"/>
              </w:rPr>
            </w:r>
          </w:p>
        </w:tc>
      </w:tr>
    </w:tbl>
    <w:p w:rsidR="00000000" w:rsidDel="00000000" w:rsidP="00000000" w:rsidRDefault="00000000" w:rsidRPr="00000000" w14:paraId="000002B8">
      <w:pPr>
        <w:spacing w:line="360" w:lineRule="auto"/>
        <w:rPr>
          <w:sz w:val="20"/>
          <w:szCs w:val="20"/>
        </w:rPr>
      </w:pPr>
      <w:r w:rsidDel="00000000" w:rsidR="00000000" w:rsidRPr="00000000">
        <w:rPr>
          <w:rtl w:val="0"/>
        </w:rPr>
      </w:r>
    </w:p>
    <w:p w:rsidR="00000000" w:rsidDel="00000000" w:rsidP="00000000" w:rsidRDefault="00000000" w:rsidRPr="00000000" w14:paraId="000002B9">
      <w:pPr>
        <w:spacing w:line="360" w:lineRule="auto"/>
        <w:rPr>
          <w:sz w:val="20"/>
          <w:szCs w:val="20"/>
        </w:rPr>
      </w:pPr>
      <w:r w:rsidDel="00000000" w:rsidR="00000000" w:rsidRPr="00000000">
        <w:rPr>
          <w:rtl w:val="0"/>
        </w:rPr>
      </w:r>
    </w:p>
    <w:p w:rsidR="00000000" w:rsidDel="00000000" w:rsidP="00000000" w:rsidRDefault="00000000" w:rsidRPr="00000000" w14:paraId="000002BA">
      <w:pPr>
        <w:keepNext w:val="1"/>
        <w:keepLines w:val="1"/>
        <w:spacing w:after="120" w:before="400" w:line="360" w:lineRule="auto"/>
        <w:jc w:val="center"/>
        <w:rPr>
          <w:b w:val="1"/>
          <w:sz w:val="20"/>
          <w:szCs w:val="20"/>
        </w:rPr>
      </w:pPr>
      <w:bookmarkStart w:colFirst="0" w:colLast="0" w:name="_heading=h.1ksv4uv" w:id="19"/>
      <w:bookmarkEnd w:id="19"/>
      <w:r w:rsidDel="00000000" w:rsidR="00000000" w:rsidRPr="00000000">
        <w:rPr>
          <w:b w:val="1"/>
          <w:sz w:val="20"/>
          <w:szCs w:val="20"/>
          <w:rtl w:val="0"/>
        </w:rPr>
        <w:t xml:space="preserve">5. CONTROL DE </w:t>
      </w:r>
      <w:sdt>
        <w:sdtPr>
          <w:tag w:val="goog_rdk_98"/>
        </w:sdtPr>
        <w:sdtContent>
          <w:commentRangeStart w:id="46"/>
        </w:sdtContent>
      </w:sdt>
      <w:r w:rsidDel="00000000" w:rsidR="00000000" w:rsidRPr="00000000">
        <w:rPr>
          <w:b w:val="1"/>
          <w:sz w:val="20"/>
          <w:szCs w:val="20"/>
          <w:rtl w:val="0"/>
        </w:rPr>
        <w:t xml:space="preserve">CALIDAD</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El control de calidad permite realizar un análisis a partir de la reflexión y la observación de actividades y procesos ejecutados en las diferentes áreas de la empresa o taller, estableciendo así, puntos de control en patronaje, corte y trazo, compras de insumos, confección y producto terminado. Esta inspección no solo se encauza en detectar fallas, defectos y problemas de la cadena productiva, su gran finalidad es anticiparse a ellos y así lograr una optimización en los métodos de fabricación, mejoramiento continuo, reducción de costos y posteriormente potencializar la productividad.</w:t>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sz w:val="20"/>
          <w:szCs w:val="20"/>
          <w:rtl w:val="0"/>
        </w:rPr>
        <w:t xml:space="preserve">En consecuencia, controlar, revisar, medir y registrar la producción, hace que la empresa incremente los estándares de calidad en los productos o artículos manufacturados, haciéndola más competitiva en el mercado.</w:t>
      </w: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line="360" w:lineRule="auto"/>
        <w:ind w:left="60" w:firstLine="0"/>
        <w:jc w:val="both"/>
        <w:rPr>
          <w:b w:val="1"/>
          <w:sz w:val="20"/>
          <w:szCs w:val="20"/>
        </w:rPr>
      </w:pPr>
      <w:r w:rsidDel="00000000" w:rsidR="00000000" w:rsidRPr="00000000">
        <w:rPr>
          <w:rtl w:val="0"/>
        </w:rPr>
      </w:r>
    </w:p>
    <w:p w:rsidR="00000000" w:rsidDel="00000000" w:rsidP="00000000" w:rsidRDefault="00000000" w:rsidRPr="00000000" w14:paraId="000002BF">
      <w:pPr>
        <w:spacing w:line="360" w:lineRule="auto"/>
        <w:jc w:val="both"/>
        <w:rPr>
          <w:b w:val="1"/>
          <w:sz w:val="20"/>
          <w:szCs w:val="20"/>
        </w:rPr>
      </w:pPr>
      <w:r w:rsidDel="00000000" w:rsidR="00000000" w:rsidRPr="00000000">
        <w:rPr>
          <w:sz w:val="20"/>
          <w:szCs w:val="20"/>
          <w:rtl w:val="0"/>
        </w:rPr>
        <w:t xml:space="preserve">Es importante mencionar los </w:t>
      </w:r>
      <w:r w:rsidDel="00000000" w:rsidR="00000000" w:rsidRPr="00000000">
        <w:rPr>
          <w:b w:val="1"/>
          <w:i w:val="1"/>
          <w:sz w:val="20"/>
          <w:szCs w:val="20"/>
          <w:rtl w:val="0"/>
        </w:rPr>
        <w:t xml:space="preserve">principios de la calidad</w:t>
      </w:r>
      <w:r w:rsidDel="00000000" w:rsidR="00000000" w:rsidRPr="00000000">
        <w:rPr>
          <w:sz w:val="20"/>
          <w:szCs w:val="20"/>
          <w:rtl w:val="0"/>
        </w:rPr>
        <w:t xml:space="preserve"> para desarrollar el control de esta:</w:t>
      </w:r>
      <w:r w:rsidDel="00000000" w:rsidR="00000000" w:rsidRPr="00000000">
        <w:rPr>
          <w:rtl w:val="0"/>
        </w:rPr>
      </w:r>
    </w:p>
    <w:p w:rsidR="00000000" w:rsidDel="00000000" w:rsidP="00000000" w:rsidRDefault="00000000" w:rsidRPr="00000000" w14:paraId="000002C0">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Mejora continua.</w:t>
      </w:r>
    </w:p>
    <w:p w:rsidR="00000000" w:rsidDel="00000000" w:rsidP="00000000" w:rsidRDefault="00000000" w:rsidRPr="00000000" w14:paraId="000002C1">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Evitar inspecciones masivas.</w:t>
      </w:r>
    </w:p>
    <w:p w:rsidR="00000000" w:rsidDel="00000000" w:rsidP="00000000" w:rsidRDefault="00000000" w:rsidRPr="00000000" w14:paraId="000002C2">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Relación de precio y calidad.</w:t>
      </w:r>
    </w:p>
    <w:p w:rsidR="00000000" w:rsidDel="00000000" w:rsidP="00000000" w:rsidRDefault="00000000" w:rsidRPr="00000000" w14:paraId="000002C3">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Métodos modernos de capacitación y entrenamiento.</w:t>
      </w:r>
    </w:p>
    <w:p w:rsidR="00000000" w:rsidDel="00000000" w:rsidP="00000000" w:rsidRDefault="00000000" w:rsidRPr="00000000" w14:paraId="000002C4">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Exigencia de la competitividad.</w:t>
      </w:r>
    </w:p>
    <w:p w:rsidR="00000000" w:rsidDel="00000000" w:rsidP="00000000" w:rsidRDefault="00000000" w:rsidRPr="00000000" w14:paraId="000002C5">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Identificación del trabajador con sus funciones y su aporte con la calidad.</w:t>
      </w:r>
    </w:p>
    <w:p w:rsidR="00000000" w:rsidDel="00000000" w:rsidP="00000000" w:rsidRDefault="00000000" w:rsidRPr="00000000" w14:paraId="000002C6">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Eliminación de barreras entre áreas.</w:t>
      </w:r>
    </w:p>
    <w:p w:rsidR="00000000" w:rsidDel="00000000" w:rsidP="00000000" w:rsidRDefault="00000000" w:rsidRPr="00000000" w14:paraId="000002C7">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sz w:val="20"/>
          <w:szCs w:val="20"/>
          <w:rtl w:val="0"/>
        </w:rPr>
        <w:t xml:space="preserve">Establecer la ruta</w:t>
      </w:r>
      <w:r w:rsidDel="00000000" w:rsidR="00000000" w:rsidRPr="00000000">
        <w:rPr>
          <w:color w:val="000000"/>
          <w:sz w:val="20"/>
          <w:szCs w:val="20"/>
          <w:rtl w:val="0"/>
        </w:rPr>
        <w:t xml:space="preserve"> de la calidad.</w:t>
      </w:r>
    </w:p>
    <w:p w:rsidR="00000000" w:rsidDel="00000000" w:rsidP="00000000" w:rsidRDefault="00000000" w:rsidRPr="00000000" w14:paraId="000002C8">
      <w:pPr>
        <w:spacing w:line="360" w:lineRule="auto"/>
        <w:rPr>
          <w:sz w:val="20"/>
          <w:szCs w:val="20"/>
        </w:rPr>
      </w:pPr>
      <w:r w:rsidDel="00000000" w:rsidR="00000000" w:rsidRPr="00000000">
        <w:rPr>
          <w:sz w:val="20"/>
          <w:szCs w:val="20"/>
          <w:rtl w:val="0"/>
        </w:rPr>
        <w:t xml:space="preserve">Estas acciones se ejecutan con el fin de permutar a la empresa hacia la calidad como se muestra en la figura 15.</w:t>
      </w:r>
    </w:p>
    <w:p w:rsidR="00000000" w:rsidDel="00000000" w:rsidP="00000000" w:rsidRDefault="00000000" w:rsidRPr="00000000" w14:paraId="000002C9">
      <w:pPr>
        <w:spacing w:line="360" w:lineRule="auto"/>
        <w:ind w:left="1440" w:firstLine="720"/>
        <w:rPr>
          <w:sz w:val="20"/>
          <w:szCs w:val="20"/>
        </w:rPr>
      </w:pPr>
      <w:r w:rsidDel="00000000" w:rsidR="00000000" w:rsidRPr="00000000">
        <w:rPr>
          <w:b w:val="1"/>
          <w:sz w:val="20"/>
          <w:szCs w:val="20"/>
          <w:rtl w:val="0"/>
        </w:rPr>
        <w:t xml:space="preserve">Figura 15</w:t>
      </w:r>
      <w:r w:rsidDel="00000000" w:rsidR="00000000" w:rsidRPr="00000000">
        <w:rPr>
          <w:rtl w:val="0"/>
        </w:rPr>
      </w:r>
    </w:p>
    <w:p w:rsidR="00000000" w:rsidDel="00000000" w:rsidP="00000000" w:rsidRDefault="00000000" w:rsidRPr="00000000" w14:paraId="000002CA">
      <w:pPr>
        <w:spacing w:line="360" w:lineRule="auto"/>
        <w:ind w:left="1440" w:firstLine="720"/>
        <w:rPr>
          <w:i w:val="1"/>
          <w:sz w:val="20"/>
          <w:szCs w:val="20"/>
        </w:rPr>
      </w:pPr>
      <w:r w:rsidDel="00000000" w:rsidR="00000000" w:rsidRPr="00000000">
        <w:rPr>
          <w:i w:val="1"/>
          <w:sz w:val="20"/>
          <w:szCs w:val="20"/>
          <w:rtl w:val="0"/>
        </w:rPr>
        <w:t xml:space="preserve">Proceso de calidad</w:t>
      </w:r>
    </w:p>
    <w:p w:rsidR="00000000" w:rsidDel="00000000" w:rsidP="00000000" w:rsidRDefault="00000000" w:rsidRPr="00000000" w14:paraId="000002CB">
      <w:pPr>
        <w:spacing w:line="360" w:lineRule="auto"/>
        <w:ind w:firstLine="284"/>
        <w:jc w:val="center"/>
        <w:rPr>
          <w:i w:val="1"/>
          <w:sz w:val="20"/>
          <w:szCs w:val="20"/>
        </w:rPr>
      </w:pPr>
      <w:r w:rsidDel="00000000" w:rsidR="00000000" w:rsidRPr="00000000">
        <w:rPr/>
        <w:drawing>
          <wp:inline distB="0" distT="0" distL="114300" distR="114300">
            <wp:extent cx="3187201" cy="2286000"/>
            <wp:effectExtent b="0" l="0" r="0" t="0"/>
            <wp:docPr descr="Calidad Aplicada a la Gestión Empresarial: TEMA 4: SISTEMAS DE CALIDAD" id="1208723185" name="image22.jpg"/>
            <a:graphic>
              <a:graphicData uri="http://schemas.openxmlformats.org/drawingml/2006/picture">
                <pic:pic>
                  <pic:nvPicPr>
                    <pic:cNvPr descr="Calidad Aplicada a la Gestión Empresarial: TEMA 4: SISTEMAS DE CALIDAD" id="0" name="image22.jpg"/>
                    <pic:cNvPicPr preferRelativeResize="0"/>
                  </pic:nvPicPr>
                  <pic:blipFill>
                    <a:blip r:embed="rId45"/>
                    <a:srcRect b="0" l="0" r="0" t="0"/>
                    <a:stretch>
                      <a:fillRect/>
                    </a:stretch>
                  </pic:blipFill>
                  <pic:spPr>
                    <a:xfrm>
                      <a:off x="0" y="0"/>
                      <a:ext cx="3187201"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line="360" w:lineRule="auto"/>
        <w:ind w:firstLine="284"/>
        <w:jc w:val="center"/>
        <w:rPr>
          <w:sz w:val="20"/>
          <w:szCs w:val="20"/>
        </w:rPr>
      </w:pPr>
      <w:r w:rsidDel="00000000" w:rsidR="00000000" w:rsidRPr="00000000">
        <w:rPr>
          <w:sz w:val="20"/>
          <w:szCs w:val="20"/>
          <w:rtl w:val="0"/>
        </w:rPr>
        <w:t xml:space="preserve">Nota</w:t>
      </w:r>
      <w:r w:rsidDel="00000000" w:rsidR="00000000" w:rsidRPr="00000000">
        <w:rPr>
          <w:b w:val="1"/>
          <w:sz w:val="20"/>
          <w:szCs w:val="20"/>
          <w:rtl w:val="0"/>
        </w:rPr>
        <w:t xml:space="preserve">: </w:t>
      </w:r>
      <w:r w:rsidDel="00000000" w:rsidR="00000000" w:rsidRPr="00000000">
        <w:rPr>
          <w:sz w:val="20"/>
          <w:szCs w:val="20"/>
          <w:rtl w:val="0"/>
        </w:rPr>
        <w:t xml:space="preserve">Calidad Aplicada a la Gestión Empresarial (2018).</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2CD">
      <w:pPr>
        <w:spacing w:line="360" w:lineRule="auto"/>
        <w:jc w:val="both"/>
        <w:rPr>
          <w:sz w:val="20"/>
          <w:szCs w:val="20"/>
        </w:rPr>
      </w:pPr>
      <w:r w:rsidDel="00000000" w:rsidR="00000000" w:rsidRPr="00000000">
        <w:rPr>
          <w:rtl w:val="0"/>
        </w:rPr>
      </w:r>
    </w:p>
    <w:p w:rsidR="00000000" w:rsidDel="00000000" w:rsidP="00000000" w:rsidRDefault="00000000" w:rsidRPr="00000000" w14:paraId="000002CE">
      <w:pPr>
        <w:spacing w:line="360" w:lineRule="auto"/>
        <w:jc w:val="both"/>
        <w:rPr>
          <w:b w:val="1"/>
          <w:sz w:val="20"/>
          <w:szCs w:val="20"/>
        </w:rPr>
      </w:pPr>
      <w:r w:rsidDel="00000000" w:rsidR="00000000" w:rsidRPr="00000000">
        <w:rPr>
          <w:sz w:val="20"/>
          <w:szCs w:val="20"/>
          <w:rtl w:val="0"/>
        </w:rPr>
        <w:t xml:space="preserve">Existen varios conceptos, y cada persona puede determinar su concepto propio, además de tener en cuenta las definiciones de los estudiosos del tema, entre los cuales se encuentra:</w:t>
      </w:r>
      <w:r w:rsidDel="00000000" w:rsidR="00000000" w:rsidRPr="00000000">
        <w:rPr>
          <w:rtl w:val="0"/>
        </w:rPr>
      </w:r>
    </w:p>
    <w:p w:rsidR="00000000" w:rsidDel="00000000" w:rsidP="00000000" w:rsidRDefault="00000000" w:rsidRPr="00000000" w14:paraId="000002CF">
      <w:pPr>
        <w:spacing w:line="360" w:lineRule="auto"/>
        <w:jc w:val="both"/>
        <w:rPr>
          <w:sz w:val="20"/>
          <w:szCs w:val="20"/>
        </w:rPr>
      </w:pPr>
      <w:r w:rsidDel="00000000" w:rsidR="00000000" w:rsidRPr="00000000">
        <w:rPr>
          <w:sz w:val="20"/>
          <w:szCs w:val="20"/>
          <w:rtl w:val="0"/>
        </w:rPr>
        <w:t xml:space="preserve">W. Edwards Deming</w:t>
      </w: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w:t>
      </w:r>
      <w:r w:rsidDel="00000000" w:rsidR="00000000" w:rsidRPr="00000000">
        <w:rPr>
          <w:sz w:val="20"/>
          <w:szCs w:val="20"/>
          <w:highlight w:val="white"/>
          <w:rtl w:val="0"/>
        </w:rPr>
        <w:t xml:space="preserve">1988), quien menciona el significado de calidad, como producir un producto a bajo costo con características medibles que satisfagan al cliente.</w:t>
      </w:r>
      <w:r w:rsidDel="00000000" w:rsidR="00000000" w:rsidRPr="00000000">
        <w:rPr>
          <w:rtl w:val="0"/>
        </w:rPr>
      </w:r>
    </w:p>
    <w:p w:rsidR="00000000" w:rsidDel="00000000" w:rsidP="00000000" w:rsidRDefault="00000000" w:rsidRPr="00000000" w14:paraId="000002D0">
      <w:pPr>
        <w:spacing w:line="360" w:lineRule="auto"/>
        <w:jc w:val="both"/>
        <w:rPr>
          <w:sz w:val="20"/>
          <w:szCs w:val="20"/>
          <w:highlight w:val="white"/>
        </w:rPr>
      </w:pPr>
      <w:r w:rsidDel="00000000" w:rsidR="00000000" w:rsidRPr="00000000">
        <w:rPr>
          <w:sz w:val="20"/>
          <w:szCs w:val="20"/>
          <w:highlight w:val="white"/>
          <w:rtl w:val="0"/>
        </w:rPr>
        <w:t xml:space="preserve">Kaoru Ishikawa (1988), resalta el control en todos los procesos y las personas de la empresa involucradas para obtener el producto más útil, más económico, y satisfactorio al consumidor final.</w:t>
      </w:r>
    </w:p>
    <w:p w:rsidR="00000000" w:rsidDel="00000000" w:rsidP="00000000" w:rsidRDefault="00000000" w:rsidRPr="00000000" w14:paraId="000002D1">
      <w:pPr>
        <w:spacing w:line="360" w:lineRule="auto"/>
        <w:jc w:val="both"/>
        <w:rPr>
          <w:sz w:val="20"/>
          <w:szCs w:val="20"/>
          <w:highlight w:val="white"/>
        </w:rPr>
      </w:pPr>
      <w:r w:rsidDel="00000000" w:rsidR="00000000" w:rsidRPr="00000000">
        <w:rPr>
          <w:sz w:val="20"/>
          <w:szCs w:val="20"/>
          <w:rtl w:val="0"/>
        </w:rPr>
        <w:t xml:space="preserve">Armand V. Feigenbaum </w:t>
      </w:r>
      <w:r w:rsidDel="00000000" w:rsidR="00000000" w:rsidRPr="00000000">
        <w:rPr>
          <w:sz w:val="20"/>
          <w:szCs w:val="20"/>
          <w:highlight w:val="white"/>
          <w:rtl w:val="0"/>
        </w:rPr>
        <w:t xml:space="preserve">(1991), comprendió que el inicio de la calidad es en el diseño del producto y finaliza cuando el consumidor lo utiliza.</w:t>
      </w:r>
    </w:p>
    <w:p w:rsidR="00000000" w:rsidDel="00000000" w:rsidP="00000000" w:rsidRDefault="00000000" w:rsidRPr="00000000" w14:paraId="000002D2">
      <w:pPr>
        <w:spacing w:line="360" w:lineRule="auto"/>
        <w:jc w:val="both"/>
        <w:rPr>
          <w:sz w:val="20"/>
          <w:szCs w:val="20"/>
          <w:highlight w:val="white"/>
        </w:rPr>
      </w:pPr>
      <w:r w:rsidDel="00000000" w:rsidR="00000000" w:rsidRPr="00000000">
        <w:rPr>
          <w:sz w:val="20"/>
          <w:szCs w:val="20"/>
          <w:highlight w:val="white"/>
          <w:rtl w:val="0"/>
        </w:rPr>
        <w:t xml:space="preserve">M. Juran (1993), calidad como un conjunto de características que satisfacen al cliente sin tener errores.</w:t>
      </w:r>
    </w:p>
    <w:p w:rsidR="00000000" w:rsidDel="00000000" w:rsidP="00000000" w:rsidRDefault="00000000" w:rsidRPr="00000000" w14:paraId="000002D3">
      <w:pPr>
        <w:spacing w:line="360" w:lineRule="auto"/>
        <w:jc w:val="both"/>
        <w:rPr>
          <w:sz w:val="20"/>
          <w:szCs w:val="20"/>
          <w:highlight w:val="white"/>
        </w:rPr>
      </w:pPr>
      <w:r w:rsidDel="00000000" w:rsidR="00000000" w:rsidRPr="00000000">
        <w:rPr>
          <w:sz w:val="20"/>
          <w:szCs w:val="20"/>
          <w:rtl w:val="0"/>
        </w:rPr>
        <w:t xml:space="preserve">Philip B. Crosby</w:t>
      </w:r>
      <w:r w:rsidDel="00000000" w:rsidR="00000000" w:rsidRPr="00000000">
        <w:rPr>
          <w:sz w:val="20"/>
          <w:szCs w:val="20"/>
          <w:highlight w:val="white"/>
          <w:rtl w:val="0"/>
        </w:rPr>
        <w:t xml:space="preserve"> (1996)</w:t>
      </w:r>
      <w:r w:rsidDel="00000000" w:rsidR="00000000" w:rsidRPr="00000000">
        <w:rPr>
          <w:color w:val="666666"/>
          <w:sz w:val="20"/>
          <w:szCs w:val="20"/>
          <w:highlight w:val="white"/>
          <w:rtl w:val="0"/>
        </w:rPr>
        <w:t xml:space="preserve"> </w:t>
      </w:r>
      <w:r w:rsidDel="00000000" w:rsidR="00000000" w:rsidRPr="00000000">
        <w:rPr>
          <w:sz w:val="20"/>
          <w:szCs w:val="20"/>
          <w:highlight w:val="white"/>
          <w:rtl w:val="0"/>
        </w:rPr>
        <w:t xml:space="preserve">resaltó en el concepto el cumplimiento de requisitos y de normas.</w:t>
      </w:r>
    </w:p>
    <w:p w:rsidR="00000000" w:rsidDel="00000000" w:rsidP="00000000" w:rsidRDefault="00000000" w:rsidRPr="00000000" w14:paraId="000002D4">
      <w:pPr>
        <w:spacing w:line="360" w:lineRule="auto"/>
        <w:jc w:val="both"/>
        <w:rPr>
          <w:b w:val="1"/>
          <w:sz w:val="20"/>
          <w:szCs w:val="20"/>
        </w:rPr>
      </w:pPr>
      <w:r w:rsidDel="00000000" w:rsidR="00000000" w:rsidRPr="00000000">
        <w:rPr>
          <w:sz w:val="20"/>
          <w:szCs w:val="20"/>
          <w:highlight w:val="white"/>
          <w:rtl w:val="0"/>
        </w:rPr>
        <w:t xml:space="preserve">Valls (2007)</w:t>
      </w:r>
      <w:r w:rsidDel="00000000" w:rsidR="00000000" w:rsidRPr="00000000">
        <w:rPr>
          <w:color w:val="666666"/>
          <w:sz w:val="20"/>
          <w:szCs w:val="20"/>
          <w:rtl w:val="0"/>
        </w:rPr>
        <w:t xml:space="preserve">, </w:t>
      </w:r>
      <w:r w:rsidDel="00000000" w:rsidR="00000000" w:rsidRPr="00000000">
        <w:rPr>
          <w:sz w:val="20"/>
          <w:szCs w:val="20"/>
          <w:rtl w:val="0"/>
        </w:rPr>
        <w:t xml:space="preserve">resalta que la calidad es cumplir los requisitos del cliente para obtener el desarrollo de la empresa.</w:t>
      </w:r>
      <w:r w:rsidDel="00000000" w:rsidR="00000000" w:rsidRPr="00000000">
        <w:rPr>
          <w:rtl w:val="0"/>
        </w:rPr>
      </w:r>
    </w:p>
    <w:p w:rsidR="00000000" w:rsidDel="00000000" w:rsidP="00000000" w:rsidRDefault="00000000" w:rsidRPr="00000000" w14:paraId="000002D5">
      <w:pPr>
        <w:spacing w:line="360" w:lineRule="auto"/>
        <w:jc w:val="both"/>
        <w:rPr>
          <w:b w:val="1"/>
          <w:sz w:val="20"/>
          <w:szCs w:val="20"/>
        </w:rPr>
      </w:pPr>
      <w:r w:rsidDel="00000000" w:rsidR="00000000" w:rsidRPr="00000000">
        <w:rPr>
          <w:sz w:val="20"/>
          <w:szCs w:val="20"/>
          <w:rtl w:val="0"/>
        </w:rPr>
        <w:t xml:space="preserve">Resumiendo lo planteado, se puede determinar que las palabras satisfacción, cliente, necesidades, mercado, expectativas, son las más comunes cuando se habla de calidad, en efecto, la calidad se comprueba según el nivel de satisfacción del cliente cumpliendo con los requisitos, las necesidades y sus expectativas relacionadas con el producto.</w:t>
      </w:r>
      <w:r w:rsidDel="00000000" w:rsidR="00000000" w:rsidRPr="00000000">
        <w:rPr>
          <w:rtl w:val="0"/>
        </w:rPr>
      </w:r>
    </w:p>
    <w:p w:rsidR="00000000" w:rsidDel="00000000" w:rsidP="00000000" w:rsidRDefault="00000000" w:rsidRPr="00000000" w14:paraId="000002D6">
      <w:pPr>
        <w:pStyle w:val="Heading2"/>
        <w:spacing w:line="360" w:lineRule="auto"/>
        <w:rPr>
          <w:b w:val="1"/>
          <w:sz w:val="20"/>
          <w:szCs w:val="20"/>
        </w:rPr>
      </w:pPr>
      <w:bookmarkStart w:colFirst="0" w:colLast="0" w:name="_heading=h.44sinio" w:id="20"/>
      <w:bookmarkEnd w:id="20"/>
      <w:sdt>
        <w:sdtPr>
          <w:tag w:val="goog_rdk_99"/>
        </w:sdtPr>
        <w:sdtContent>
          <w:commentRangeStart w:id="47"/>
        </w:sdtContent>
      </w:sdt>
      <w:r w:rsidDel="00000000" w:rsidR="00000000" w:rsidRPr="00000000">
        <w:rPr>
          <w:b w:val="1"/>
          <w:sz w:val="20"/>
          <w:szCs w:val="20"/>
          <w:rtl w:val="0"/>
        </w:rPr>
        <w:t xml:space="preserve">5.1 Concepto control de calidad</w:t>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sz w:val="20"/>
          <w:szCs w:val="20"/>
          <w:rtl w:val="0"/>
        </w:rPr>
        <w:t xml:space="preserve">Lo primero por definir son los objetivos y las necesidades en la calidad del producto antes de iniciar con una inspección. El control estadístico de la calidad es el proceso conformado por una serie de técnicas para analizar el comportamiento de las variaciones de los requerimientos del producto con el fin de establecer acciones de mejoramiento, calidad, incremento en ventas, además, de la productividad de la empresa.</w:t>
      </w: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En lo que respecta al </w:t>
      </w:r>
      <w:r w:rsidDel="00000000" w:rsidR="00000000" w:rsidRPr="00000000">
        <w:rPr>
          <w:b w:val="1"/>
          <w:i w:val="1"/>
          <w:sz w:val="20"/>
          <w:szCs w:val="20"/>
          <w:rtl w:val="0"/>
        </w:rPr>
        <w:t xml:space="preserve">cliente</w:t>
      </w:r>
      <w:r w:rsidDel="00000000" w:rsidR="00000000" w:rsidRPr="00000000">
        <w:rPr>
          <w:sz w:val="20"/>
          <w:szCs w:val="20"/>
          <w:rtl w:val="0"/>
        </w:rPr>
        <w:t xml:space="preserve">, se puede plantear de 3 niveles de satisfacción:</w:t>
      </w:r>
    </w:p>
    <w:p w:rsidR="00000000" w:rsidDel="00000000" w:rsidP="00000000" w:rsidRDefault="00000000" w:rsidRPr="00000000" w14:paraId="000002DA">
      <w:pPr>
        <w:numPr>
          <w:ilvl w:val="0"/>
          <w:numId w:val="5"/>
        </w:numPr>
        <w:pBdr>
          <w:top w:space="0" w:sz="0" w:val="nil"/>
          <w:left w:space="0" w:sz="0" w:val="nil"/>
          <w:bottom w:space="0" w:sz="0" w:val="nil"/>
          <w:right w:space="0" w:sz="0" w:val="nil"/>
          <w:between w:space="0" w:sz="0" w:val="nil"/>
        </w:pBdr>
        <w:spacing w:after="160" w:line="360" w:lineRule="auto"/>
        <w:ind w:left="720" w:hanging="360"/>
        <w:jc w:val="both"/>
        <w:rPr>
          <w:b w:val="1"/>
          <w:color w:val="000000"/>
          <w:sz w:val="20"/>
          <w:szCs w:val="20"/>
        </w:rPr>
      </w:pPr>
      <w:r w:rsidDel="00000000" w:rsidR="00000000" w:rsidRPr="00000000">
        <w:rPr>
          <w:rtl w:val="0"/>
        </w:rPr>
        <w:t xml:space="preserve">     </w:t>
      </w:r>
      <w:sdt>
        <w:sdtPr>
          <w:tag w:val="goog_rdk_100"/>
        </w:sdtPr>
        <w:sdtContent>
          <w:commentRangeStart w:id="48"/>
        </w:sdtContent>
      </w:sdt>
      <w:r w:rsidDel="00000000" w:rsidR="00000000" w:rsidRPr="00000000">
        <w:rPr>
          <w:b w:val="1"/>
          <w:color w:val="000000"/>
          <w:sz w:val="20"/>
          <w:szCs w:val="20"/>
          <w:rtl w:val="0"/>
        </w:rPr>
        <w:t xml:space="preserve">Necesidades:</w:t>
      </w:r>
      <w:r w:rsidDel="00000000" w:rsidR="00000000" w:rsidRPr="00000000">
        <w:rPr>
          <w:color w:val="000000"/>
          <w:sz w:val="20"/>
          <w:szCs w:val="20"/>
          <w:rtl w:val="0"/>
        </w:rPr>
        <w:t xml:space="preserve"> Principal objetivo del producto</w:t>
      </w:r>
      <w:r w:rsidDel="00000000" w:rsidR="00000000" w:rsidRPr="00000000">
        <w:rPr>
          <w:rtl w:val="0"/>
        </w:rPr>
      </w:r>
    </w:p>
    <w:p w:rsidR="00000000" w:rsidDel="00000000" w:rsidP="00000000" w:rsidRDefault="00000000" w:rsidRPr="00000000" w14:paraId="000002DB">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Ser funcional.</w:t>
      </w:r>
    </w:p>
    <w:p w:rsidR="00000000" w:rsidDel="00000000" w:rsidP="00000000" w:rsidRDefault="00000000" w:rsidRPr="00000000" w14:paraId="000002DC">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Resolver el problema.</w:t>
      </w:r>
    </w:p>
    <w:p w:rsidR="00000000" w:rsidDel="00000000" w:rsidP="00000000" w:rsidRDefault="00000000" w:rsidRPr="00000000" w14:paraId="000002DD">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Entrega oportuna.</w:t>
      </w:r>
    </w:p>
    <w:p w:rsidR="00000000" w:rsidDel="00000000" w:rsidP="00000000" w:rsidRDefault="00000000" w:rsidRPr="00000000" w14:paraId="000002DE">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sz w:val="20"/>
          <w:szCs w:val="20"/>
          <w:rtl w:val="0"/>
        </w:rPr>
        <w:t xml:space="preserve">Respetar el precio</w:t>
      </w:r>
      <w:r w:rsidDel="00000000" w:rsidR="00000000" w:rsidRPr="00000000">
        <w:rPr>
          <w:color w:val="000000"/>
          <w:sz w:val="20"/>
          <w:szCs w:val="20"/>
          <w:rtl w:val="0"/>
        </w:rPr>
        <w:t xml:space="preserve"> acordado.</w:t>
      </w:r>
    </w:p>
    <w:p w:rsidR="00000000" w:rsidDel="00000000" w:rsidP="00000000" w:rsidRDefault="00000000" w:rsidRPr="00000000" w14:paraId="000002DF">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Tiempo de duración de vida útil.</w:t>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E1">
      <w:pPr>
        <w:numPr>
          <w:ilvl w:val="0"/>
          <w:numId w:val="5"/>
        </w:numPr>
        <w:pBdr>
          <w:top w:space="0" w:sz="0" w:val="nil"/>
          <w:left w:space="0" w:sz="0" w:val="nil"/>
          <w:bottom w:space="0" w:sz="0" w:val="nil"/>
          <w:right w:space="0" w:sz="0" w:val="nil"/>
          <w:between w:space="0" w:sz="0" w:val="nil"/>
        </w:pBdr>
        <w:spacing w:after="160" w:line="360" w:lineRule="auto"/>
        <w:ind w:left="720" w:hanging="360"/>
        <w:jc w:val="both"/>
        <w:rPr>
          <w:b w:val="1"/>
          <w:color w:val="000000"/>
          <w:sz w:val="20"/>
          <w:szCs w:val="20"/>
        </w:rPr>
      </w:pPr>
      <w:r w:rsidDel="00000000" w:rsidR="00000000" w:rsidRPr="00000000">
        <w:rPr>
          <w:b w:val="1"/>
          <w:color w:val="000000"/>
          <w:sz w:val="20"/>
          <w:szCs w:val="20"/>
          <w:rtl w:val="0"/>
        </w:rPr>
        <w:t xml:space="preserve">Expectativas:  </w:t>
      </w:r>
    </w:p>
    <w:p w:rsidR="00000000" w:rsidDel="00000000" w:rsidP="00000000" w:rsidRDefault="00000000" w:rsidRPr="00000000" w14:paraId="000002E2">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Darle importancia al cliente.</w:t>
      </w:r>
    </w:p>
    <w:p w:rsidR="00000000" w:rsidDel="00000000" w:rsidP="00000000" w:rsidRDefault="00000000" w:rsidRPr="00000000" w14:paraId="000002E3">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Trato cordial y amable.</w:t>
      </w:r>
    </w:p>
    <w:p w:rsidR="00000000" w:rsidDel="00000000" w:rsidP="00000000" w:rsidRDefault="00000000" w:rsidRPr="00000000" w14:paraId="000002E4">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Hacerlo sentir importante.</w:t>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line="360" w:lineRule="auto"/>
        <w:ind w:left="720" w:firstLine="0"/>
        <w:jc w:val="both"/>
        <w:rPr>
          <w:sz w:val="20"/>
          <w:szCs w:val="20"/>
        </w:rPr>
      </w:pPr>
      <w:r w:rsidDel="00000000" w:rsidR="00000000" w:rsidRPr="00000000">
        <w:rPr>
          <w:rtl w:val="0"/>
        </w:rPr>
      </w:r>
    </w:p>
    <w:p w:rsidR="00000000" w:rsidDel="00000000" w:rsidP="00000000" w:rsidRDefault="00000000" w:rsidRPr="00000000" w14:paraId="000002E6">
      <w:pPr>
        <w:numPr>
          <w:ilvl w:val="0"/>
          <w:numId w:val="5"/>
        </w:numPr>
        <w:pBdr>
          <w:top w:space="0" w:sz="0" w:val="nil"/>
          <w:left w:space="0" w:sz="0" w:val="nil"/>
          <w:bottom w:space="0" w:sz="0" w:val="nil"/>
          <w:right w:space="0" w:sz="0" w:val="nil"/>
          <w:between w:space="0" w:sz="0" w:val="nil"/>
        </w:pBdr>
        <w:spacing w:after="160" w:line="360" w:lineRule="auto"/>
        <w:ind w:left="720" w:hanging="360"/>
        <w:jc w:val="both"/>
        <w:rPr>
          <w:b w:val="1"/>
          <w:color w:val="000000"/>
          <w:sz w:val="20"/>
          <w:szCs w:val="20"/>
        </w:rPr>
      </w:pPr>
      <w:r w:rsidDel="00000000" w:rsidR="00000000" w:rsidRPr="00000000">
        <w:rPr>
          <w:b w:val="1"/>
          <w:color w:val="000000"/>
          <w:sz w:val="20"/>
          <w:szCs w:val="20"/>
          <w:rtl w:val="0"/>
        </w:rPr>
        <w:t xml:space="preserve">Superar expectativas: </w:t>
      </w:r>
    </w:p>
    <w:p w:rsidR="00000000" w:rsidDel="00000000" w:rsidP="00000000" w:rsidRDefault="00000000" w:rsidRPr="00000000" w14:paraId="000002E7">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Asistencia técnica.</w:t>
      </w:r>
    </w:p>
    <w:p w:rsidR="00000000" w:rsidDel="00000000" w:rsidP="00000000" w:rsidRDefault="00000000" w:rsidRPr="00000000" w14:paraId="000002E8">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Descuentos.</w:t>
      </w:r>
    </w:p>
    <w:p w:rsidR="00000000" w:rsidDel="00000000" w:rsidP="00000000" w:rsidRDefault="00000000" w:rsidRPr="00000000" w14:paraId="000002E9">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Tiempos de entrega.</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En lo que respecta al </w:t>
      </w:r>
      <w:r w:rsidDel="00000000" w:rsidR="00000000" w:rsidRPr="00000000">
        <w:rPr>
          <w:b w:val="1"/>
          <w:i w:val="1"/>
          <w:sz w:val="20"/>
          <w:szCs w:val="20"/>
          <w:rtl w:val="0"/>
        </w:rPr>
        <w:t xml:space="preserve">producto</w:t>
      </w:r>
      <w:r w:rsidDel="00000000" w:rsidR="00000000" w:rsidRPr="00000000">
        <w:rPr>
          <w:sz w:val="20"/>
          <w:szCs w:val="20"/>
          <w:rtl w:val="0"/>
        </w:rPr>
        <w:t xml:space="preserve">, existen los siguientes tipos de requisitos:</w:t>
      </w:r>
    </w:p>
    <w:p w:rsidR="00000000" w:rsidDel="00000000" w:rsidP="00000000" w:rsidRDefault="00000000" w:rsidRPr="00000000" w14:paraId="000002EC">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sdt>
        <w:sdtPr>
          <w:tag w:val="goog_rdk_101"/>
        </w:sdtPr>
        <w:sdtContent>
          <w:commentRangeStart w:id="49"/>
        </w:sdtContent>
      </w:sdt>
      <w:r w:rsidDel="00000000" w:rsidR="00000000" w:rsidRPr="00000000">
        <w:rPr>
          <w:color w:val="000000"/>
          <w:sz w:val="20"/>
          <w:szCs w:val="20"/>
          <w:rtl w:val="0"/>
        </w:rPr>
        <w:t xml:space="preserve">Función del producto:  según su desempeño, generalmente responde a la pregunta para </w:t>
      </w:r>
      <w:r w:rsidDel="00000000" w:rsidR="00000000" w:rsidRPr="00000000">
        <w:rPr>
          <w:sz w:val="20"/>
          <w:szCs w:val="20"/>
          <w:rtl w:val="0"/>
        </w:rPr>
        <w:t xml:space="preserve">qué</w:t>
      </w:r>
      <w:r w:rsidDel="00000000" w:rsidR="00000000" w:rsidRPr="00000000">
        <w:rPr>
          <w:color w:val="000000"/>
          <w:sz w:val="20"/>
          <w:szCs w:val="20"/>
          <w:rtl w:val="0"/>
        </w:rPr>
        <w:t xml:space="preserve"> sirve.</w:t>
      </w:r>
    </w:p>
    <w:p w:rsidR="00000000" w:rsidDel="00000000" w:rsidP="00000000" w:rsidRDefault="00000000" w:rsidRPr="00000000" w14:paraId="000002ED">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Características técnicas: cantidades, peso, tamaño, color, entre otras.</w:t>
      </w:r>
    </w:p>
    <w:p w:rsidR="00000000" w:rsidDel="00000000" w:rsidP="00000000" w:rsidRDefault="00000000" w:rsidRPr="00000000" w14:paraId="000002EE">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Condiciones de pago y precio.</w:t>
      </w:r>
    </w:p>
    <w:p w:rsidR="00000000" w:rsidDel="00000000" w:rsidP="00000000" w:rsidRDefault="00000000" w:rsidRPr="00000000" w14:paraId="000002EF">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Plazos de entrega.</w:t>
      </w:r>
    </w:p>
    <w:p w:rsidR="00000000" w:rsidDel="00000000" w:rsidP="00000000" w:rsidRDefault="00000000" w:rsidRPr="00000000" w14:paraId="000002F0">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Especificaciones dadas por el cliente.</w:t>
      </w:r>
    </w:p>
    <w:p w:rsidR="00000000" w:rsidDel="00000000" w:rsidP="00000000" w:rsidRDefault="00000000" w:rsidRPr="00000000" w14:paraId="000002F1">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Mantenimientos y vida útil: Instrucciones de uso y términos de garantía.</w:t>
      </w:r>
    </w:p>
    <w:p w:rsidR="00000000" w:rsidDel="00000000" w:rsidP="00000000" w:rsidRDefault="00000000" w:rsidRPr="00000000" w14:paraId="000002F2">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Legales: leyes y normas: rotulados, materiales, uso, residuos.</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Conforme lo mencionado anteriormente también se pueden clasificar los requisitos de acuerdo con las características directas del producto, de la organización o externos como es el cliente y la normatividad. Dado que se presentan variaciones en los productos es preciso permitir tolerancias.</w:t>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2F5">
      <w:pPr>
        <w:spacing w:line="360" w:lineRule="auto"/>
        <w:jc w:val="both"/>
        <w:rPr>
          <w:b w:val="1"/>
          <w:sz w:val="20"/>
          <w:szCs w:val="20"/>
        </w:rPr>
      </w:pPr>
      <w:sdt>
        <w:sdtPr>
          <w:tag w:val="goog_rdk_102"/>
        </w:sdtPr>
        <w:sdtContent>
          <w:commentRangeStart w:id="50"/>
        </w:sdtContent>
      </w:sdt>
      <w:r w:rsidDel="00000000" w:rsidR="00000000" w:rsidRPr="00000000">
        <w:rPr>
          <w:sz w:val="20"/>
          <w:szCs w:val="20"/>
          <w:rtl w:val="0"/>
        </w:rPr>
        <w:t xml:space="preserve">Los </w:t>
      </w:r>
      <w:r w:rsidDel="00000000" w:rsidR="00000000" w:rsidRPr="00000000">
        <w:rPr>
          <w:b w:val="1"/>
          <w:i w:val="1"/>
          <w:sz w:val="20"/>
          <w:szCs w:val="20"/>
          <w:rtl w:val="0"/>
        </w:rPr>
        <w:t xml:space="preserve">beneficios</w:t>
      </w:r>
      <w:r w:rsidDel="00000000" w:rsidR="00000000" w:rsidRPr="00000000">
        <w:rPr>
          <w:sz w:val="20"/>
          <w:szCs w:val="20"/>
          <w:rtl w:val="0"/>
        </w:rPr>
        <w:t xml:space="preserve"> de implementar las herramientas para controlar la calidad son, figura 16:</w:t>
      </w:r>
      <w:r w:rsidDel="00000000" w:rsidR="00000000" w:rsidRPr="00000000">
        <w:rPr>
          <w:rtl w:val="0"/>
        </w:rPr>
      </w:r>
    </w:p>
    <w:p w:rsidR="00000000" w:rsidDel="00000000" w:rsidP="00000000" w:rsidRDefault="00000000" w:rsidRPr="00000000" w14:paraId="000002F6">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Reducir costos.</w:t>
      </w:r>
    </w:p>
    <w:p w:rsidR="00000000" w:rsidDel="00000000" w:rsidP="00000000" w:rsidRDefault="00000000" w:rsidRPr="00000000" w14:paraId="000002F7">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Reducir defectos.</w:t>
      </w:r>
    </w:p>
    <w:p w:rsidR="00000000" w:rsidDel="00000000" w:rsidP="00000000" w:rsidRDefault="00000000" w:rsidRPr="00000000" w14:paraId="000002F8">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Obtener productos estandarizados.</w:t>
      </w:r>
    </w:p>
    <w:p w:rsidR="00000000" w:rsidDel="00000000" w:rsidP="00000000" w:rsidRDefault="00000000" w:rsidRPr="00000000" w14:paraId="000002F9">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Disminución de desperdicios.</w:t>
      </w:r>
    </w:p>
    <w:p w:rsidR="00000000" w:rsidDel="00000000" w:rsidP="00000000" w:rsidRDefault="00000000" w:rsidRPr="00000000" w14:paraId="000002FA">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Mejoras </w:t>
      </w:r>
      <w:r w:rsidDel="00000000" w:rsidR="00000000" w:rsidRPr="00000000">
        <w:rPr>
          <w:sz w:val="20"/>
          <w:szCs w:val="20"/>
          <w:rtl w:val="0"/>
        </w:rPr>
        <w:t xml:space="preserve">en los</w:t>
      </w:r>
      <w:r w:rsidDel="00000000" w:rsidR="00000000" w:rsidRPr="00000000">
        <w:rPr>
          <w:color w:val="000000"/>
          <w:sz w:val="20"/>
          <w:szCs w:val="20"/>
          <w:rtl w:val="0"/>
        </w:rPr>
        <w:t xml:space="preserve"> procesos.</w:t>
      </w:r>
    </w:p>
    <w:p w:rsidR="00000000" w:rsidDel="00000000" w:rsidP="00000000" w:rsidRDefault="00000000" w:rsidRPr="00000000" w14:paraId="000002FB">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Aumento de la productividad</w:t>
      </w:r>
      <w:commentRangeEnd w:id="50"/>
      <w:r w:rsidDel="00000000" w:rsidR="00000000" w:rsidRPr="00000000">
        <w:commentReference w:id="50"/>
      </w:r>
      <w:r w:rsidDel="00000000" w:rsidR="00000000" w:rsidRPr="00000000">
        <w:rPr>
          <w:color w:val="000000"/>
          <w:sz w:val="20"/>
          <w:szCs w:val="20"/>
          <w:rtl w:val="0"/>
        </w:rPr>
        <w:t xml:space="preserve">.</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line="360" w:lineRule="auto"/>
        <w:ind w:left="360" w:firstLine="0"/>
        <w:jc w:val="center"/>
        <w:rPr>
          <w:b w:val="1"/>
          <w:i w:val="1"/>
          <w:color w:val="000000"/>
          <w:sz w:val="20"/>
          <w:szCs w:val="20"/>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spacing w:line="360" w:lineRule="auto"/>
        <w:ind w:left="2520" w:firstLine="360"/>
        <w:rPr>
          <w:color w:val="000000"/>
          <w:sz w:val="20"/>
          <w:szCs w:val="20"/>
        </w:rPr>
      </w:pPr>
      <w:r w:rsidDel="00000000" w:rsidR="00000000" w:rsidRPr="00000000">
        <w:rPr>
          <w:b w:val="1"/>
          <w:color w:val="000000"/>
          <w:sz w:val="20"/>
          <w:szCs w:val="20"/>
          <w:rtl w:val="0"/>
        </w:rPr>
        <w:t xml:space="preserve">Figura 16</w:t>
      </w: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line="360" w:lineRule="auto"/>
        <w:ind w:left="2880" w:firstLine="0"/>
        <w:rPr>
          <w:i w:val="1"/>
          <w:color w:val="000000"/>
          <w:sz w:val="20"/>
          <w:szCs w:val="20"/>
        </w:rPr>
      </w:pPr>
      <w:r w:rsidDel="00000000" w:rsidR="00000000" w:rsidRPr="00000000">
        <w:rPr>
          <w:i w:val="1"/>
          <w:color w:val="000000"/>
          <w:sz w:val="20"/>
          <w:szCs w:val="20"/>
          <w:rtl w:val="0"/>
        </w:rPr>
        <w:t xml:space="preserve">Beneficios del control de calidad</w:t>
      </w:r>
    </w:p>
    <w:p w:rsidR="00000000" w:rsidDel="00000000" w:rsidP="00000000" w:rsidRDefault="00000000" w:rsidRPr="00000000" w14:paraId="000002FF">
      <w:pPr>
        <w:spacing w:line="360" w:lineRule="auto"/>
        <w:jc w:val="center"/>
        <w:rPr>
          <w:b w:val="1"/>
          <w:sz w:val="20"/>
          <w:szCs w:val="20"/>
        </w:rPr>
      </w:pPr>
      <w:r w:rsidDel="00000000" w:rsidR="00000000" w:rsidRPr="00000000">
        <w:rPr>
          <w:rFonts w:ascii="Calibri" w:cs="Calibri" w:eastAsia="Calibri" w:hAnsi="Calibri"/>
        </w:rPr>
        <w:drawing>
          <wp:inline distB="0" distT="0" distL="0" distR="0">
            <wp:extent cx="2451689" cy="2173836"/>
            <wp:effectExtent b="0" l="0" r="0" t="0"/>
            <wp:docPr id="1208723157" name="image8.png"/>
            <a:graphic>
              <a:graphicData uri="http://schemas.openxmlformats.org/drawingml/2006/picture">
                <pic:pic>
                  <pic:nvPicPr>
                    <pic:cNvPr id="0" name="image8.png"/>
                    <pic:cNvPicPr preferRelativeResize="0"/>
                  </pic:nvPicPr>
                  <pic:blipFill>
                    <a:blip r:embed="rId46"/>
                    <a:srcRect b="6436" l="0" r="0" t="0"/>
                    <a:stretch>
                      <a:fillRect/>
                    </a:stretch>
                  </pic:blipFill>
                  <pic:spPr>
                    <a:xfrm>
                      <a:off x="0" y="0"/>
                      <a:ext cx="2451689" cy="2173836"/>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spacing w:line="360" w:lineRule="auto"/>
        <w:ind w:firstLine="284"/>
        <w:jc w:val="center"/>
        <w:rPr>
          <w:sz w:val="20"/>
          <w:szCs w:val="20"/>
        </w:rPr>
      </w:pPr>
      <w:r w:rsidDel="00000000" w:rsidR="00000000" w:rsidRPr="00000000">
        <w:rPr>
          <w:sz w:val="20"/>
          <w:szCs w:val="20"/>
          <w:rtl w:val="0"/>
        </w:rPr>
        <w:t xml:space="preserve">Nota</w:t>
      </w:r>
      <w:r w:rsidDel="00000000" w:rsidR="00000000" w:rsidRPr="00000000">
        <w:rPr>
          <w:b w:val="1"/>
          <w:sz w:val="20"/>
          <w:szCs w:val="20"/>
          <w:rtl w:val="0"/>
        </w:rPr>
        <w:t xml:space="preserve">: </w:t>
      </w:r>
      <w:r w:rsidDel="00000000" w:rsidR="00000000" w:rsidRPr="00000000">
        <w:rPr>
          <w:sz w:val="20"/>
          <w:szCs w:val="20"/>
          <w:rtl w:val="0"/>
        </w:rPr>
        <w:t xml:space="preserve">Calidad Aplicada a la Gestión Empresarial (2018).</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301">
      <w:pPr>
        <w:spacing w:line="360" w:lineRule="auto"/>
        <w:jc w:val="both"/>
        <w:rPr>
          <w:sz w:val="20"/>
          <w:szCs w:val="20"/>
        </w:rPr>
      </w:pPr>
      <w:r w:rsidDel="00000000" w:rsidR="00000000" w:rsidRPr="00000000">
        <w:rPr>
          <w:rtl w:val="0"/>
        </w:rPr>
      </w:r>
    </w:p>
    <w:p w:rsidR="00000000" w:rsidDel="00000000" w:rsidP="00000000" w:rsidRDefault="00000000" w:rsidRPr="00000000" w14:paraId="00000302">
      <w:pPr>
        <w:spacing w:line="360" w:lineRule="auto"/>
        <w:jc w:val="both"/>
        <w:rPr>
          <w:sz w:val="20"/>
          <w:szCs w:val="20"/>
        </w:rPr>
      </w:pPr>
      <w:r w:rsidDel="00000000" w:rsidR="00000000" w:rsidRPr="00000000">
        <w:rPr>
          <w:sz w:val="20"/>
          <w:szCs w:val="20"/>
          <w:rtl w:val="0"/>
        </w:rPr>
        <w:t xml:space="preserve">El control de la calidad en la industria se realiza en </w:t>
      </w:r>
      <w:r w:rsidDel="00000000" w:rsidR="00000000" w:rsidRPr="00000000">
        <w:rPr>
          <w:b w:val="1"/>
          <w:i w:val="1"/>
          <w:sz w:val="20"/>
          <w:szCs w:val="20"/>
          <w:rtl w:val="0"/>
        </w:rPr>
        <w:t xml:space="preserve">procesos</w:t>
      </w:r>
      <w:r w:rsidDel="00000000" w:rsidR="00000000" w:rsidRPr="00000000">
        <w:rPr>
          <w:sz w:val="20"/>
          <w:szCs w:val="20"/>
          <w:rtl w:val="0"/>
        </w:rPr>
        <w:t xml:space="preserve"> y </w:t>
      </w:r>
      <w:r w:rsidDel="00000000" w:rsidR="00000000" w:rsidRPr="00000000">
        <w:rPr>
          <w:b w:val="1"/>
          <w:i w:val="1"/>
          <w:sz w:val="20"/>
          <w:szCs w:val="20"/>
          <w:rtl w:val="0"/>
        </w:rPr>
        <w:t xml:space="preserve">recursos,</w:t>
      </w:r>
      <w:r w:rsidDel="00000000" w:rsidR="00000000" w:rsidRPr="00000000">
        <w:rPr>
          <w:sz w:val="20"/>
          <w:szCs w:val="20"/>
          <w:rtl w:val="0"/>
        </w:rPr>
        <w:t xml:space="preserve"> aquellos intervienen en la producción de la prenda son, así como se puede observar en la figura 17:</w:t>
      </w:r>
    </w:p>
    <w:p w:rsidR="00000000" w:rsidDel="00000000" w:rsidP="00000000" w:rsidRDefault="00000000" w:rsidRPr="00000000" w14:paraId="00000303">
      <w:pPr>
        <w:spacing w:line="360" w:lineRule="auto"/>
        <w:rPr>
          <w:b w:val="1"/>
          <w:sz w:val="20"/>
          <w:szCs w:val="20"/>
        </w:rPr>
      </w:pPr>
      <w:r w:rsidDel="00000000" w:rsidR="00000000" w:rsidRPr="00000000">
        <w:rPr>
          <w:rtl w:val="0"/>
        </w:rPr>
      </w:r>
    </w:p>
    <w:p w:rsidR="00000000" w:rsidDel="00000000" w:rsidP="00000000" w:rsidRDefault="00000000" w:rsidRPr="00000000" w14:paraId="00000304">
      <w:pPr>
        <w:spacing w:line="360" w:lineRule="auto"/>
        <w:rPr>
          <w:sz w:val="20"/>
          <w:szCs w:val="20"/>
        </w:rPr>
      </w:pPr>
      <w:r w:rsidDel="00000000" w:rsidR="00000000" w:rsidRPr="00000000">
        <w:rPr>
          <w:b w:val="1"/>
          <w:sz w:val="20"/>
          <w:szCs w:val="20"/>
          <w:rtl w:val="0"/>
        </w:rPr>
        <w:t xml:space="preserve">Figura 17</w:t>
      </w:r>
      <w:r w:rsidDel="00000000" w:rsidR="00000000" w:rsidRPr="00000000">
        <w:rPr>
          <w:rtl w:val="0"/>
        </w:rPr>
      </w:r>
    </w:p>
    <w:p w:rsidR="00000000" w:rsidDel="00000000" w:rsidP="00000000" w:rsidRDefault="00000000" w:rsidRPr="00000000" w14:paraId="00000305">
      <w:pPr>
        <w:spacing w:line="360" w:lineRule="auto"/>
        <w:rPr>
          <w:i w:val="1"/>
          <w:sz w:val="20"/>
          <w:szCs w:val="20"/>
        </w:rPr>
      </w:pPr>
      <w:r w:rsidDel="00000000" w:rsidR="00000000" w:rsidRPr="00000000">
        <w:rPr>
          <w:i w:val="1"/>
          <w:sz w:val="20"/>
          <w:szCs w:val="20"/>
          <w:rtl w:val="0"/>
        </w:rPr>
        <w:t xml:space="preserve">Procesos para producir una prenda</w:t>
      </w:r>
    </w:p>
    <w:p w:rsidR="00000000" w:rsidDel="00000000" w:rsidP="00000000" w:rsidRDefault="00000000" w:rsidRPr="00000000" w14:paraId="00000306">
      <w:pPr>
        <w:spacing w:line="360" w:lineRule="auto"/>
        <w:jc w:val="both"/>
        <w:rPr>
          <w:sz w:val="20"/>
          <w:szCs w:val="20"/>
        </w:rPr>
      </w:pPr>
      <w:sdt>
        <w:sdtPr>
          <w:tag w:val="goog_rdk_103"/>
        </w:sdtPr>
        <w:sdtContent>
          <w:commentRangeStart w:id="51"/>
        </w:sdtContent>
      </w:sdt>
      <w:r w:rsidDel="00000000" w:rsidR="00000000" w:rsidRPr="00000000">
        <w:rPr>
          <w:sz w:val="20"/>
          <w:szCs w:val="20"/>
        </w:rPr>
        <mc:AlternateContent>
          <mc:Choice Requires="wpg">
            <w:drawing>
              <wp:inline distB="0" distT="0" distL="0" distR="0">
                <wp:extent cx="4926662" cy="2528515"/>
                <wp:effectExtent b="0" l="0" r="0" t="0"/>
                <wp:docPr id="1208723154" name=""/>
                <a:graphic>
                  <a:graphicData uri="http://schemas.microsoft.com/office/word/2010/wordprocessingGroup">
                    <wpg:wgp>
                      <wpg:cNvGrpSpPr/>
                      <wpg:grpSpPr>
                        <a:xfrm>
                          <a:off x="2882669" y="2515743"/>
                          <a:ext cx="4926662" cy="2528515"/>
                          <a:chOff x="2882669" y="2515743"/>
                          <a:chExt cx="4926662" cy="2528515"/>
                        </a:xfrm>
                      </wpg:grpSpPr>
                      <wpg:grpSp>
                        <wpg:cNvGrpSpPr/>
                        <wpg:grpSpPr>
                          <a:xfrm>
                            <a:off x="2882669" y="2515743"/>
                            <a:ext cx="4926662" cy="2528515"/>
                            <a:chOff x="2882669" y="2515743"/>
                            <a:chExt cx="4926662" cy="2528515"/>
                          </a:xfrm>
                        </wpg:grpSpPr>
                        <wps:wsp>
                          <wps:cNvSpPr/>
                          <wps:cNvPr id="6" name="Shape 6"/>
                          <wps:spPr>
                            <a:xfrm>
                              <a:off x="2882669" y="2515743"/>
                              <a:ext cx="4926650" cy="25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82669" y="2515743"/>
                              <a:ext cx="4926662" cy="2528515"/>
                              <a:chOff x="2882669" y="2515743"/>
                              <a:chExt cx="4926662" cy="2528515"/>
                            </a:xfrm>
                          </wpg:grpSpPr>
                          <wps:wsp>
                            <wps:cNvSpPr/>
                            <wps:cNvPr id="8" name="Shape 8"/>
                            <wps:spPr>
                              <a:xfrm>
                                <a:off x="2882669" y="2515743"/>
                                <a:ext cx="4926650" cy="25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82669" y="2515743"/>
                                <a:ext cx="4926662" cy="2528515"/>
                                <a:chOff x="2882669" y="2515743"/>
                                <a:chExt cx="4926662" cy="2528515"/>
                              </a:xfrm>
                            </wpg:grpSpPr>
                            <wps:wsp>
                              <wps:cNvSpPr/>
                              <wps:cNvPr id="10" name="Shape 10"/>
                              <wps:spPr>
                                <a:xfrm>
                                  <a:off x="2882669" y="2515743"/>
                                  <a:ext cx="4926650" cy="25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82669" y="2515743"/>
                                  <a:ext cx="4926662" cy="2528515"/>
                                  <a:chOff x="2882669" y="2515743"/>
                                  <a:chExt cx="4926662" cy="2528515"/>
                                </a:xfrm>
                              </wpg:grpSpPr>
                              <wps:wsp>
                                <wps:cNvSpPr/>
                                <wps:cNvPr id="12" name="Shape 12"/>
                                <wps:spPr>
                                  <a:xfrm>
                                    <a:off x="2882669" y="2515743"/>
                                    <a:ext cx="4926650" cy="25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82669" y="2515743"/>
                                    <a:ext cx="4926662" cy="2528515"/>
                                    <a:chOff x="0" y="0"/>
                                    <a:chExt cx="4926661" cy="2528514"/>
                                  </a:xfrm>
                                </wpg:grpSpPr>
                                <wps:wsp>
                                  <wps:cNvSpPr/>
                                  <wps:cNvPr id="14" name="Shape 14"/>
                                  <wps:spPr>
                                    <a:xfrm>
                                      <a:off x="0" y="0"/>
                                      <a:ext cx="4926650" cy="25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926661" cy="2528514"/>
                                      <a:chOff x="0" y="0"/>
                                      <a:chExt cx="4926661" cy="2528514"/>
                                    </a:xfrm>
                                  </wpg:grpSpPr>
                                  <wps:wsp>
                                    <wps:cNvSpPr/>
                                    <wps:cNvPr id="16" name="Shape 16"/>
                                    <wps:spPr>
                                      <a:xfrm>
                                        <a:off x="0" y="0"/>
                                        <a:ext cx="4926650" cy="25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3793529" cy="455132"/>
                                      </a:xfrm>
                                      <a:prstGeom prst="roundRect">
                                        <a:avLst>
                                          <a:gd fmla="val 10000"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3328" y="13323"/>
                                        <a:ext cx="3249156" cy="5416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Proceso de diseño: características físicas del producto, patronaje, materia prima (tela, hilo, botones, etc.)</w:t>
                                          </w:r>
                                        </w:p>
                                      </w:txbxContent>
                                    </wps:txbx>
                                    <wps:bodyPr anchorCtr="0" anchor="ctr" bIns="41900" lIns="41900" spcFirstLastPara="1" rIns="41900" wrap="square" tIns="41900">
                                      <a:noAutofit/>
                                    </wps:bodyPr>
                                  </wps:wsp>
                                  <wps:wsp>
                                    <wps:cNvSpPr/>
                                    <wps:cNvPr id="19" name="Shape 19"/>
                                    <wps:spPr>
                                      <a:xfrm>
                                        <a:off x="283283" y="518345"/>
                                        <a:ext cx="3793529" cy="455132"/>
                                      </a:xfrm>
                                      <a:prstGeom prst="roundRect">
                                        <a:avLst>
                                          <a:gd fmla="val 10000"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96613" y="531675"/>
                                        <a:ext cx="3187750" cy="4284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Proceso de extendido, tizado y corte</w:t>
                                          </w:r>
                                        </w:p>
                                      </w:txbxContent>
                                    </wps:txbx>
                                    <wps:bodyPr anchorCtr="0" anchor="ctr" bIns="41900" lIns="41900" spcFirstLastPara="1" rIns="41900" wrap="square" tIns="41900">
                                      <a:noAutofit/>
                                    </wps:bodyPr>
                                  </wps:wsp>
                                  <wps:wsp>
                                    <wps:cNvSpPr/>
                                    <wps:cNvPr id="21" name="Shape 21"/>
                                    <wps:spPr>
                                      <a:xfrm>
                                        <a:off x="566566" y="1036691"/>
                                        <a:ext cx="3793529" cy="455132"/>
                                      </a:xfrm>
                                      <a:prstGeom prst="roundRect">
                                        <a:avLst>
                                          <a:gd fmla="val 10000"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579896" y="1050021"/>
                                        <a:ext cx="3187750" cy="4284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Proceso de confección: hilo, tela, costuras</w:t>
                                          </w:r>
                                        </w:p>
                                      </w:txbxContent>
                                    </wps:txbx>
                                    <wps:bodyPr anchorCtr="0" anchor="ctr" bIns="41900" lIns="41900" spcFirstLastPara="1" rIns="41900" wrap="square" tIns="41900">
                                      <a:noAutofit/>
                                    </wps:bodyPr>
                                  </wps:wsp>
                                  <wps:wsp>
                                    <wps:cNvSpPr/>
                                    <wps:cNvPr id="23" name="Shape 23"/>
                                    <wps:spPr>
                                      <a:xfrm>
                                        <a:off x="849849" y="1555036"/>
                                        <a:ext cx="3793529" cy="455132"/>
                                      </a:xfrm>
                                      <a:prstGeom prst="roundRect">
                                        <a:avLst>
                                          <a:gd fmla="val 10000"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863179" y="1568366"/>
                                        <a:ext cx="3187750" cy="4284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Proceso de intervención: estampados, bordados, lavandería, etc. </w:t>
                                          </w:r>
                                        </w:p>
                                      </w:txbxContent>
                                    </wps:txbx>
                                    <wps:bodyPr anchorCtr="0" anchor="ctr" bIns="41900" lIns="41900" spcFirstLastPara="1" rIns="41900" wrap="square" tIns="41900">
                                      <a:noAutofit/>
                                    </wps:bodyPr>
                                  </wps:wsp>
                                  <wps:wsp>
                                    <wps:cNvSpPr/>
                                    <wps:cNvPr id="25" name="Shape 25"/>
                                    <wps:spPr>
                                      <a:xfrm>
                                        <a:off x="1133132" y="2073382"/>
                                        <a:ext cx="3793529" cy="455132"/>
                                      </a:xfrm>
                                      <a:prstGeom prst="roundRect">
                                        <a:avLst>
                                          <a:gd fmla="val 10000"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146462" y="2086712"/>
                                        <a:ext cx="3187750" cy="4284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Proceso de terminación: limpieza (pulir), planchado y empaque.</w:t>
                                          </w:r>
                                        </w:p>
                                      </w:txbxContent>
                                    </wps:txbx>
                                    <wps:bodyPr anchorCtr="0" anchor="ctr" bIns="41900" lIns="41900" spcFirstLastPara="1" rIns="41900" wrap="square" tIns="41900">
                                      <a:noAutofit/>
                                    </wps:bodyPr>
                                  </wps:wsp>
                                  <wps:wsp>
                                    <wps:cNvSpPr/>
                                    <wps:cNvPr id="27" name="Shape 27"/>
                                    <wps:spPr>
                                      <a:xfrm>
                                        <a:off x="3497693" y="332499"/>
                                        <a:ext cx="295836" cy="295836"/>
                                      </a:xfrm>
                                      <a:prstGeom prst="downArrow">
                                        <a:avLst>
                                          <a:gd fmla="val 55000" name="adj1"/>
                                          <a:gd fmla="val 45000" name="adj2"/>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564256" y="332499"/>
                                        <a:ext cx="162710" cy="2226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13950" lIns="13950" spcFirstLastPara="1" rIns="13950" wrap="square" tIns="13950">
                                      <a:noAutofit/>
                                    </wps:bodyPr>
                                  </wps:wsp>
                                  <wps:wsp>
                                    <wps:cNvSpPr/>
                                    <wps:cNvPr id="29" name="Shape 29"/>
                                    <wps:spPr>
                                      <a:xfrm>
                                        <a:off x="3780976" y="850845"/>
                                        <a:ext cx="295836" cy="295836"/>
                                      </a:xfrm>
                                      <a:prstGeom prst="downArrow">
                                        <a:avLst>
                                          <a:gd fmla="val 55000" name="adj1"/>
                                          <a:gd fmla="val 45000" name="adj2"/>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847539" y="850845"/>
                                        <a:ext cx="162710" cy="2226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13950" lIns="13950" spcFirstLastPara="1" rIns="13950" wrap="square" tIns="13950">
                                      <a:noAutofit/>
                                    </wps:bodyPr>
                                  </wps:wsp>
                                  <wps:wsp>
                                    <wps:cNvSpPr/>
                                    <wps:cNvPr id="31" name="Shape 31"/>
                                    <wps:spPr>
                                      <a:xfrm>
                                        <a:off x="4064259" y="1361605"/>
                                        <a:ext cx="295836" cy="295836"/>
                                      </a:xfrm>
                                      <a:prstGeom prst="downArrow">
                                        <a:avLst>
                                          <a:gd fmla="val 55000" name="adj1"/>
                                          <a:gd fmla="val 45000" name="adj2"/>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4130822" y="1361605"/>
                                        <a:ext cx="162710" cy="2226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13950" lIns="13950" spcFirstLastPara="1" rIns="13950" wrap="square" tIns="13950">
                                      <a:noAutofit/>
                                    </wps:bodyPr>
                                  </wps:wsp>
                                  <wps:wsp>
                                    <wps:cNvSpPr/>
                                    <wps:cNvPr id="33" name="Shape 33"/>
                                    <wps:spPr>
                                      <a:xfrm>
                                        <a:off x="4347542" y="1885007"/>
                                        <a:ext cx="295836" cy="295836"/>
                                      </a:xfrm>
                                      <a:prstGeom prst="downArrow">
                                        <a:avLst>
                                          <a:gd fmla="val 55000" name="adj1"/>
                                          <a:gd fmla="val 45000" name="adj2"/>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414105" y="1885007"/>
                                        <a:ext cx="162710" cy="2226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13950" lIns="13950" spcFirstLastPara="1" rIns="13950" wrap="square" tIns="13950">
                                      <a:noAutofit/>
                                    </wps:bodyPr>
                                  </wps:wsp>
                                </wpg:grpSp>
                              </wpg:grpSp>
                            </wpg:grpSp>
                          </wpg:grpSp>
                        </wpg:grpSp>
                      </wpg:grpSp>
                    </wpg:wgp>
                  </a:graphicData>
                </a:graphic>
              </wp:inline>
            </w:drawing>
          </mc:Choice>
          <mc:Fallback>
            <w:drawing>
              <wp:inline distB="0" distT="0" distL="0" distR="0">
                <wp:extent cx="4926662" cy="2528515"/>
                <wp:effectExtent b="0" l="0" r="0" t="0"/>
                <wp:docPr id="1208723154" name="image27.png"/>
                <a:graphic>
                  <a:graphicData uri="http://schemas.openxmlformats.org/drawingml/2006/picture">
                    <pic:pic>
                      <pic:nvPicPr>
                        <pic:cNvPr id="0" name="image27.png"/>
                        <pic:cNvPicPr preferRelativeResize="0"/>
                      </pic:nvPicPr>
                      <pic:blipFill>
                        <a:blip r:embed="rId47"/>
                        <a:srcRect/>
                        <a:stretch>
                          <a:fillRect/>
                        </a:stretch>
                      </pic:blipFill>
                      <pic:spPr>
                        <a:xfrm>
                          <a:off x="0" y="0"/>
                          <a:ext cx="4926662" cy="25285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7">
      <w:pPr>
        <w:spacing w:line="360" w:lineRule="auto"/>
        <w:rPr>
          <w:sz w:val="20"/>
          <w:szCs w:val="20"/>
        </w:rPr>
      </w:pPr>
      <w:r w:rsidDel="00000000" w:rsidR="00000000" w:rsidRPr="00000000">
        <w:rPr>
          <w:sz w:val="20"/>
          <w:szCs w:val="20"/>
          <w:rtl w:val="0"/>
        </w:rPr>
        <w:t xml:space="preserve">Nota</w:t>
      </w:r>
      <w:r w:rsidDel="00000000" w:rsidR="00000000" w:rsidRPr="00000000">
        <w:rPr>
          <w:b w:val="1"/>
          <w:sz w:val="20"/>
          <w:szCs w:val="20"/>
          <w:rtl w:val="0"/>
        </w:rPr>
        <w:t xml:space="preserve">:</w:t>
      </w:r>
      <w:r w:rsidDel="00000000" w:rsidR="00000000" w:rsidRPr="00000000">
        <w:rPr>
          <w:sz w:val="20"/>
          <w:szCs w:val="20"/>
          <w:rtl w:val="0"/>
        </w:rPr>
        <w:t xml:space="preserve"> SENA (2021)</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308">
      <w:pPr>
        <w:spacing w:line="360" w:lineRule="auto"/>
        <w:jc w:val="both"/>
        <w:rPr>
          <w:sz w:val="20"/>
          <w:szCs w:val="20"/>
        </w:rPr>
      </w:pPr>
      <w:r w:rsidDel="00000000" w:rsidR="00000000" w:rsidRPr="00000000">
        <w:rPr>
          <w:rtl w:val="0"/>
        </w:rPr>
      </w:r>
    </w:p>
    <w:p w:rsidR="00000000" w:rsidDel="00000000" w:rsidP="00000000" w:rsidRDefault="00000000" w:rsidRPr="00000000" w14:paraId="00000309">
      <w:pPr>
        <w:spacing w:line="360" w:lineRule="auto"/>
        <w:jc w:val="both"/>
        <w:rPr>
          <w:sz w:val="20"/>
          <w:szCs w:val="20"/>
        </w:rPr>
      </w:pPr>
      <w:r w:rsidDel="00000000" w:rsidR="00000000" w:rsidRPr="00000000">
        <w:rPr>
          <w:sz w:val="20"/>
          <w:szCs w:val="20"/>
          <w:rtl w:val="0"/>
        </w:rPr>
        <w:t xml:space="preserve">Las </w:t>
      </w:r>
      <w:r w:rsidDel="00000000" w:rsidR="00000000" w:rsidRPr="00000000">
        <w:rPr>
          <w:b w:val="1"/>
          <w:i w:val="1"/>
          <w:sz w:val="20"/>
          <w:szCs w:val="20"/>
          <w:rtl w:val="0"/>
        </w:rPr>
        <w:t xml:space="preserve">fases del control</w:t>
      </w:r>
      <w:r w:rsidDel="00000000" w:rsidR="00000000" w:rsidRPr="00000000">
        <w:rPr>
          <w:sz w:val="20"/>
          <w:szCs w:val="20"/>
          <w:rtl w:val="0"/>
        </w:rPr>
        <w:t xml:space="preserve"> de calidad son las siguientes:</w:t>
      </w:r>
    </w:p>
    <w:p w:rsidR="00000000" w:rsidDel="00000000" w:rsidP="00000000" w:rsidRDefault="00000000" w:rsidRPr="00000000" w14:paraId="0000030A">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sdt>
        <w:sdtPr>
          <w:tag w:val="goog_rdk_104"/>
        </w:sdtPr>
        <w:sdtContent>
          <w:commentRangeStart w:id="52"/>
        </w:sdtContent>
      </w:sdt>
      <w:r w:rsidDel="00000000" w:rsidR="00000000" w:rsidRPr="00000000">
        <w:rPr>
          <w:color w:val="000000"/>
          <w:sz w:val="20"/>
          <w:szCs w:val="20"/>
          <w:rtl w:val="0"/>
        </w:rPr>
        <w:t xml:space="preserve">Planificación: se establece un plan y programa de calidad, las técnicas y métodos a utilizar, muestra, lote.</w:t>
      </w:r>
    </w:p>
    <w:p w:rsidR="00000000" w:rsidDel="00000000" w:rsidP="00000000" w:rsidRDefault="00000000" w:rsidRPr="00000000" w14:paraId="0000030B">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Alistamiento de los recursos: alistar instrumentos de medición como cintas métricas, calibradores, plantillas.</w:t>
      </w:r>
    </w:p>
    <w:p w:rsidR="00000000" w:rsidDel="00000000" w:rsidP="00000000" w:rsidRDefault="00000000" w:rsidRPr="00000000" w14:paraId="0000030C">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Implementación de la técnica, se presentan o no defectos</w:t>
      </w:r>
    </w:p>
    <w:p w:rsidR="00000000" w:rsidDel="00000000" w:rsidP="00000000" w:rsidRDefault="00000000" w:rsidRPr="00000000" w14:paraId="0000030D">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Registros de mediciones y controles</w:t>
      </w:r>
    </w:p>
    <w:p w:rsidR="00000000" w:rsidDel="00000000" w:rsidP="00000000" w:rsidRDefault="00000000" w:rsidRPr="00000000" w14:paraId="0000030E">
      <w:pPr>
        <w:numPr>
          <w:ilvl w:val="0"/>
          <w:numId w:val="3"/>
        </w:numPr>
        <w:pBdr>
          <w:top w:space="0" w:sz="0" w:val="nil"/>
          <w:left w:space="0" w:sz="0" w:val="nil"/>
          <w:bottom w:space="0" w:sz="0" w:val="nil"/>
          <w:right w:space="0" w:sz="0" w:val="nil"/>
          <w:between w:space="0" w:sz="0" w:val="nil"/>
        </w:pBdr>
        <w:spacing w:after="160" w:line="360" w:lineRule="auto"/>
        <w:ind w:left="720" w:hanging="360"/>
        <w:jc w:val="both"/>
        <w:rPr>
          <w:color w:val="000000"/>
          <w:sz w:val="20"/>
          <w:szCs w:val="20"/>
        </w:rPr>
      </w:pPr>
      <w:r w:rsidDel="00000000" w:rsidR="00000000" w:rsidRPr="00000000">
        <w:rPr>
          <w:color w:val="000000"/>
          <w:sz w:val="20"/>
          <w:szCs w:val="20"/>
          <w:rtl w:val="0"/>
        </w:rPr>
        <w:t xml:space="preserve">Análisis y definición de acciones correctivas, análisis de causas de defectos.</w:t>
      </w:r>
      <w:commentRangeEnd w:id="52"/>
      <w:r w:rsidDel="00000000" w:rsidR="00000000" w:rsidRPr="00000000">
        <w:commentReference w:id="52"/>
      </w:r>
      <w:r w:rsidDel="00000000" w:rsidR="00000000" w:rsidRPr="00000000">
        <w:rPr>
          <w:rtl w:val="0"/>
        </w:rPr>
      </w:r>
    </w:p>
    <w:tbl>
      <w:tblPr>
        <w:tblStyle w:val="Table24"/>
        <w:tblW w:w="9492.0" w:type="dxa"/>
        <w:jc w:val="left"/>
        <w:tblInd w:w="284.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492"/>
        <w:tblGridChange w:id="0">
          <w:tblGrid>
            <w:gridCol w:w="949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30F">
            <w:pPr>
              <w:spacing w:line="240" w:lineRule="auto"/>
              <w:jc w:val="center"/>
              <w:rPr>
                <w:b w:val="1"/>
                <w:sz w:val="20"/>
                <w:szCs w:val="20"/>
              </w:rPr>
            </w:pPr>
            <w:sdt>
              <w:sdtPr>
                <w:tag w:val="goog_rdk_105"/>
              </w:sdtPr>
              <w:sdtContent>
                <w:commentRangeStart w:id="53"/>
              </w:sdtContent>
            </w:sdt>
            <w:r w:rsidDel="00000000" w:rsidR="00000000" w:rsidRPr="00000000">
              <w:rPr>
                <w:b w:val="1"/>
                <w:sz w:val="20"/>
                <w:szCs w:val="20"/>
                <w:rtl w:val="0"/>
              </w:rPr>
              <w:t xml:space="preserve">Diferentes auditorías dentro de las empresas. </w:t>
            </w:r>
            <w:sdt>
              <w:sdtPr>
                <w:tag w:val="goog_rdk_106"/>
              </w:sdtPr>
              <w:sdtContent>
                <w:commentRangeStart w:id="54"/>
              </w:sdtContent>
            </w:sdt>
            <w:r w:rsidDel="00000000" w:rsidR="00000000" w:rsidRPr="00000000">
              <w:rPr>
                <w:b w:val="1"/>
                <w:sz w:val="20"/>
                <w:szCs w:val="20"/>
                <w:rtl w:val="0"/>
              </w:rPr>
              <w:t xml:space="preserve">Material complementario</w:t>
            </w:r>
          </w:p>
          <w:p w:rsidR="00000000" w:rsidDel="00000000" w:rsidP="00000000" w:rsidRDefault="00000000" w:rsidRPr="00000000" w14:paraId="00000310">
            <w:pPr>
              <w:spacing w:line="240" w:lineRule="auto"/>
              <w:jc w:val="center"/>
              <w:rPr>
                <w:sz w:val="20"/>
                <w:szCs w:val="20"/>
              </w:rPr>
            </w:pPr>
            <w:r w:rsidDel="00000000" w:rsidR="00000000" w:rsidRPr="00000000">
              <w:rPr>
                <w:sz w:val="20"/>
                <w:szCs w:val="20"/>
                <w:highlight w:val="yellow"/>
                <w:rtl w:val="0"/>
              </w:rPr>
              <w:t xml:space="preserve">LLAMADO A LA ACCIÓN:</w:t>
            </w:r>
            <w:r w:rsidDel="00000000" w:rsidR="00000000" w:rsidRPr="00000000">
              <w:rPr>
                <w:rtl w:val="0"/>
              </w:rPr>
            </w:r>
          </w:p>
        </w:tc>
      </w:tr>
      <w:tr>
        <w:trPr>
          <w:cantSplit w:val="0"/>
          <w:trHeight w:val="1542" w:hRule="atLeast"/>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311">
            <w:pPr>
              <w:spacing w:line="240" w:lineRule="auto"/>
              <w:ind w:left="284" w:firstLine="0"/>
              <w:rPr>
                <w:b w:val="1"/>
                <w:color w:val="000000"/>
                <w:sz w:val="20"/>
                <w:szCs w:val="20"/>
              </w:rPr>
            </w:pPr>
            <w:r w:rsidDel="00000000" w:rsidR="00000000" w:rsidRPr="00000000">
              <w:rPr>
                <w:sz w:val="20"/>
                <w:szCs w:val="20"/>
                <w:rtl w:val="0"/>
              </w:rPr>
              <w:t xml:space="preserve">A continuación, se presentan un vídeo tutorial sobre diferentes auditorías dentro de las empresas, que esperamos sirva como complemento de la información que se encuentra en el curso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12">
            <w:pPr>
              <w:spacing w:line="240" w:lineRule="auto"/>
              <w:jc w:val="center"/>
              <w:rPr/>
            </w:pPr>
            <w:r w:rsidDel="00000000" w:rsidR="00000000" w:rsidRPr="00000000">
              <w:rPr/>
              <w:drawing>
                <wp:inline distB="0" distT="0" distL="0" distR="0">
                  <wp:extent cx="615946" cy="479069"/>
                  <wp:effectExtent b="0" l="0" r="0" t="0"/>
                  <wp:docPr descr="Video, youtube icon - Free download on Iconfinder" id="1208723158" name="image2.png"/>
                  <a:graphic>
                    <a:graphicData uri="http://schemas.openxmlformats.org/drawingml/2006/picture">
                      <pic:pic>
                        <pic:nvPicPr>
                          <pic:cNvPr descr="Video, youtube icon - Free download on Iconfinder" id="0" name="image2.png"/>
                          <pic:cNvPicPr preferRelativeResize="0"/>
                        </pic:nvPicPr>
                        <pic:blipFill>
                          <a:blip r:embed="rId28"/>
                          <a:srcRect b="0" l="0" r="0" t="0"/>
                          <a:stretch>
                            <a:fillRect/>
                          </a:stretch>
                        </pic:blipFill>
                        <pic:spPr>
                          <a:xfrm>
                            <a:off x="0" y="0"/>
                            <a:ext cx="615946" cy="479069"/>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pacing w:line="240" w:lineRule="auto"/>
              <w:jc w:val="center"/>
              <w:rPr>
                <w:sz w:val="20"/>
                <w:szCs w:val="20"/>
              </w:rPr>
            </w:pPr>
            <w:r w:rsidDel="00000000" w:rsidR="00000000" w:rsidRPr="00000000">
              <w:rPr>
                <w:sz w:val="20"/>
                <w:szCs w:val="20"/>
                <w:rtl w:val="0"/>
              </w:rPr>
              <w:t xml:space="preserve">Video: Diferentes auditorias dentro de las empresas: </w:t>
            </w:r>
            <w:hyperlink r:id="rId48">
              <w:r w:rsidDel="00000000" w:rsidR="00000000" w:rsidRPr="00000000">
                <w:rPr>
                  <w:color w:val="0000ff"/>
                  <w:u w:val="single"/>
                  <w:rtl w:val="0"/>
                </w:rPr>
                <w:t xml:space="preserve">https://www.youtube.com/watch?v=yjTzSupLG64</w:t>
              </w:r>
            </w:hyperlink>
            <w:r w:rsidDel="00000000" w:rsidR="00000000" w:rsidRPr="00000000">
              <w:rPr>
                <w:color w:val="000000"/>
                <w:rtl w:val="0"/>
              </w:rPr>
              <w:t xml:space="preserve"> </w:t>
            </w:r>
            <w:r w:rsidDel="00000000" w:rsidR="00000000" w:rsidRPr="00000000">
              <w:rPr>
                <w:rtl w:val="0"/>
              </w:rPr>
              <w:t xml:space="preserve"> </w:t>
            </w:r>
            <w:r w:rsidDel="00000000" w:rsidR="00000000" w:rsidRPr="00000000">
              <w:rPr>
                <w:color w:val="000000"/>
                <w:rtl w:val="0"/>
              </w:rPr>
              <w:t xml:space="preserve"> </w:t>
            </w:r>
            <w:commentRangeEnd w:id="53"/>
            <w:r w:rsidDel="00000000" w:rsidR="00000000" w:rsidRPr="00000000">
              <w:commentReference w:id="53"/>
            </w:r>
            <w:commentRangeEnd w:id="54"/>
            <w:r w:rsidDel="00000000" w:rsidR="00000000" w:rsidRPr="00000000">
              <w:commentReference w:id="54"/>
            </w:r>
            <w:r w:rsidDel="00000000" w:rsidR="00000000" w:rsidRPr="00000000">
              <w:rPr>
                <w:rtl w:val="0"/>
              </w:rPr>
            </w:r>
          </w:p>
        </w:tc>
      </w:tr>
    </w:tbl>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160" w:line="360" w:lineRule="auto"/>
        <w:jc w:val="both"/>
        <w:rPr>
          <w:color w:val="000000"/>
          <w:sz w:val="20"/>
          <w:szCs w:val="20"/>
        </w:rPr>
      </w:pPr>
      <w:r w:rsidDel="00000000" w:rsidR="00000000" w:rsidRPr="00000000">
        <w:rPr>
          <w:rtl w:val="0"/>
        </w:rPr>
      </w:r>
    </w:p>
    <w:p w:rsidR="00000000" w:rsidDel="00000000" w:rsidP="00000000" w:rsidRDefault="00000000" w:rsidRPr="00000000" w14:paraId="00000315">
      <w:pPr>
        <w:pStyle w:val="Heading3"/>
        <w:numPr>
          <w:ilvl w:val="0"/>
          <w:numId w:val="8"/>
        </w:numPr>
        <w:spacing w:line="360" w:lineRule="auto"/>
        <w:ind w:left="720" w:hanging="360"/>
        <w:rPr>
          <w:b w:val="1"/>
          <w:color w:val="000000"/>
          <w:sz w:val="20"/>
          <w:szCs w:val="20"/>
        </w:rPr>
      </w:pPr>
      <w:bookmarkStart w:colFirst="0" w:colLast="0" w:name="_heading=h.2jxsxqh" w:id="21"/>
      <w:bookmarkEnd w:id="21"/>
      <w:r w:rsidDel="00000000" w:rsidR="00000000" w:rsidRPr="00000000">
        <w:rPr>
          <w:b w:val="1"/>
          <w:color w:val="000000"/>
          <w:sz w:val="20"/>
          <w:szCs w:val="20"/>
          <w:rtl w:val="0"/>
        </w:rPr>
        <w:t xml:space="preserve">Automatización en control de calidad en la industria textil y confección</w:t>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Se denomina calidad 4.0, a todo lo relacionado con la revolución digital, como son las tecnologías de </w:t>
      </w:r>
      <w:r w:rsidDel="00000000" w:rsidR="00000000" w:rsidRPr="00000000">
        <w:rPr>
          <w:i w:val="1"/>
          <w:sz w:val="20"/>
          <w:szCs w:val="20"/>
          <w:rtl w:val="0"/>
        </w:rPr>
        <w:t xml:space="preserve">big</w:t>
      </w:r>
      <w:r w:rsidDel="00000000" w:rsidR="00000000" w:rsidRPr="00000000">
        <w:rPr>
          <w:sz w:val="20"/>
          <w:szCs w:val="20"/>
          <w:rtl w:val="0"/>
        </w:rPr>
        <w:t xml:space="preserve"> </w:t>
      </w:r>
      <w:r w:rsidDel="00000000" w:rsidR="00000000" w:rsidRPr="00000000">
        <w:rPr>
          <w:i w:val="1"/>
          <w:sz w:val="20"/>
          <w:szCs w:val="20"/>
          <w:rtl w:val="0"/>
        </w:rPr>
        <w:t xml:space="preserve">data</w:t>
      </w:r>
      <w:r w:rsidDel="00000000" w:rsidR="00000000" w:rsidRPr="00000000">
        <w:rPr>
          <w:sz w:val="20"/>
          <w:szCs w:val="20"/>
          <w:rtl w:val="0"/>
        </w:rPr>
        <w:t xml:space="preserve">, inteligencia artificial, </w:t>
      </w:r>
      <w:r w:rsidDel="00000000" w:rsidR="00000000" w:rsidRPr="00000000">
        <w:rPr>
          <w:i w:val="1"/>
          <w:sz w:val="20"/>
          <w:szCs w:val="20"/>
          <w:rtl w:val="0"/>
        </w:rPr>
        <w:t xml:space="preserve">machine learning</w:t>
      </w:r>
      <w:r w:rsidDel="00000000" w:rsidR="00000000" w:rsidRPr="00000000">
        <w:rPr>
          <w:sz w:val="20"/>
          <w:szCs w:val="20"/>
          <w:rtl w:val="0"/>
        </w:rPr>
        <w:t xml:space="preserve">, </w:t>
      </w:r>
      <w:r w:rsidDel="00000000" w:rsidR="00000000" w:rsidRPr="00000000">
        <w:rPr>
          <w:i w:val="1"/>
          <w:sz w:val="20"/>
          <w:szCs w:val="20"/>
          <w:rtl w:val="0"/>
        </w:rPr>
        <w:t xml:space="preserve">Deep learning</w:t>
      </w:r>
      <w:r w:rsidDel="00000000" w:rsidR="00000000" w:rsidRPr="00000000">
        <w:rPr>
          <w:sz w:val="20"/>
          <w:szCs w:val="20"/>
          <w:rtl w:val="0"/>
        </w:rPr>
        <w:t xml:space="preserve">, </w:t>
      </w:r>
      <w:r w:rsidDel="00000000" w:rsidR="00000000" w:rsidRPr="00000000">
        <w:rPr>
          <w:i w:val="1"/>
          <w:sz w:val="20"/>
          <w:szCs w:val="20"/>
          <w:rtl w:val="0"/>
        </w:rPr>
        <w:t xml:space="preserve">internet</w:t>
      </w:r>
      <w:r w:rsidDel="00000000" w:rsidR="00000000" w:rsidRPr="00000000">
        <w:rPr>
          <w:sz w:val="20"/>
          <w:szCs w:val="20"/>
          <w:rtl w:val="0"/>
        </w:rPr>
        <w:t xml:space="preserve"> de las cosas.</w:t>
      </w:r>
    </w:p>
    <w:p w:rsidR="00000000" w:rsidDel="00000000" w:rsidP="00000000" w:rsidRDefault="00000000" w:rsidRPr="00000000" w14:paraId="00000317">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sz w:val="20"/>
          <w:szCs w:val="20"/>
          <w:rtl w:val="0"/>
        </w:rPr>
        <w:t xml:space="preserve">La automatización de los procesos proporciona agilidad, más seguridad en los datos porque disminuye la presentación de datos incorrectos y más conocimiento sobre cada área de la empresa.</w:t>
      </w: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sz w:val="20"/>
          <w:szCs w:val="20"/>
          <w:rtl w:val="0"/>
        </w:rPr>
        <w:t xml:space="preserve">La implementación básica se refiere con la utilización de </w:t>
      </w:r>
      <w:r w:rsidDel="00000000" w:rsidR="00000000" w:rsidRPr="00000000">
        <w:rPr>
          <w:i w:val="1"/>
          <w:sz w:val="20"/>
          <w:szCs w:val="20"/>
          <w:rtl w:val="0"/>
        </w:rPr>
        <w:t xml:space="preserve">software</w:t>
      </w:r>
      <w:r w:rsidDel="00000000" w:rsidR="00000000" w:rsidRPr="00000000">
        <w:rPr>
          <w:sz w:val="20"/>
          <w:szCs w:val="20"/>
          <w:rtl w:val="0"/>
        </w:rPr>
        <w:t xml:space="preserve"> especializadas en las herramientas de calidad como por ejemplo programas de SPSS, </w:t>
      </w:r>
      <w:r w:rsidDel="00000000" w:rsidR="00000000" w:rsidRPr="00000000">
        <w:rPr>
          <w:i w:val="1"/>
          <w:sz w:val="20"/>
          <w:szCs w:val="20"/>
          <w:rtl w:val="0"/>
        </w:rPr>
        <w:t xml:space="preserve">STATGRAPHICS</w:t>
      </w:r>
      <w:r w:rsidDel="00000000" w:rsidR="00000000" w:rsidRPr="00000000">
        <w:rPr>
          <w:sz w:val="20"/>
          <w:szCs w:val="20"/>
          <w:rtl w:val="0"/>
        </w:rPr>
        <w:t xml:space="preserve"> CENTURION, SAS, las relacionadas con el </w:t>
      </w:r>
      <w:r w:rsidDel="00000000" w:rsidR="00000000" w:rsidRPr="00000000">
        <w:rPr>
          <w:i w:val="1"/>
          <w:sz w:val="20"/>
          <w:szCs w:val="20"/>
          <w:rtl w:val="0"/>
        </w:rPr>
        <w:t xml:space="preserve">internet</w:t>
      </w:r>
      <w:r w:rsidDel="00000000" w:rsidR="00000000" w:rsidRPr="00000000">
        <w:rPr>
          <w:sz w:val="20"/>
          <w:szCs w:val="20"/>
          <w:rtl w:val="0"/>
        </w:rPr>
        <w:t xml:space="preserve"> de las cosas como la geolocalización con aplicaciones como los códigos QR, y las relacionadas con las herramientas de lean </w:t>
      </w:r>
      <w:r w:rsidDel="00000000" w:rsidR="00000000" w:rsidRPr="00000000">
        <w:rPr>
          <w:i w:val="1"/>
          <w:sz w:val="20"/>
          <w:szCs w:val="20"/>
          <w:rtl w:val="0"/>
        </w:rPr>
        <w:t xml:space="preserve">manufacturing</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Con la integración de datos y su tratamiento avanzado se puede simular los procesos para mejorar la gestión de calidad virtual. Además, las personas encargadas directamente con la calidad pueden desarrollar actividades de manera remota sin necesidad de su presencia in situ de la empresa. También puede apoyar en la planificación de auditorías en el mejoramiento de implementación de las 5’s.</w:t>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line="360" w:lineRule="auto"/>
        <w:ind w:left="2160" w:firstLine="0"/>
        <w:rPr>
          <w:sz w:val="20"/>
          <w:szCs w:val="20"/>
        </w:rPr>
      </w:pPr>
      <w:r w:rsidDel="00000000" w:rsidR="00000000" w:rsidRPr="00000000">
        <w:rPr>
          <w:b w:val="1"/>
          <w:sz w:val="20"/>
          <w:szCs w:val="20"/>
          <w:rtl w:val="0"/>
        </w:rPr>
        <w:t xml:space="preserve">      Figura 18</w:t>
      </w: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spacing w:line="360" w:lineRule="auto"/>
        <w:ind w:left="2160" w:firstLine="0"/>
        <w:rPr>
          <w:sz w:val="20"/>
          <w:szCs w:val="20"/>
        </w:rPr>
      </w:pPr>
      <w:r w:rsidDel="00000000" w:rsidR="00000000" w:rsidRPr="00000000">
        <w:rPr>
          <w:i w:val="1"/>
          <w:sz w:val="20"/>
          <w:szCs w:val="20"/>
          <w:rtl w:val="0"/>
        </w:rPr>
        <w:t xml:space="preserve">     Evolución de industria</w:t>
      </w:r>
      <w:r w:rsidDel="00000000" w:rsidR="00000000" w:rsidRPr="00000000">
        <w:rPr>
          <w:rtl w:val="0"/>
        </w:rPr>
      </w:r>
    </w:p>
    <w:p w:rsidR="00000000" w:rsidDel="00000000" w:rsidP="00000000" w:rsidRDefault="00000000" w:rsidRPr="00000000" w14:paraId="00000320">
      <w:pPr>
        <w:spacing w:line="360" w:lineRule="auto"/>
        <w:ind w:left="284" w:firstLine="0"/>
        <w:jc w:val="center"/>
        <w:rPr>
          <w:b w:val="1"/>
          <w:sz w:val="20"/>
          <w:szCs w:val="20"/>
        </w:rPr>
      </w:pPr>
      <w:r w:rsidDel="00000000" w:rsidR="00000000" w:rsidRPr="00000000">
        <w:rPr>
          <w:rFonts w:ascii="Calibri" w:cs="Calibri" w:eastAsia="Calibri" w:hAnsi="Calibri"/>
        </w:rPr>
        <w:drawing>
          <wp:inline distB="0" distT="0" distL="0" distR="0">
            <wp:extent cx="3450792" cy="2009423"/>
            <wp:effectExtent b="0" l="0" r="0" t="0"/>
            <wp:docPr id="1208723159" name="image10.png"/>
            <a:graphic>
              <a:graphicData uri="http://schemas.openxmlformats.org/drawingml/2006/picture">
                <pic:pic>
                  <pic:nvPicPr>
                    <pic:cNvPr id="0" name="image10.png"/>
                    <pic:cNvPicPr preferRelativeResize="0"/>
                  </pic:nvPicPr>
                  <pic:blipFill>
                    <a:blip r:embed="rId49"/>
                    <a:srcRect b="8670" l="0" r="0" t="0"/>
                    <a:stretch>
                      <a:fillRect/>
                    </a:stretch>
                  </pic:blipFill>
                  <pic:spPr>
                    <a:xfrm>
                      <a:off x="0" y="0"/>
                      <a:ext cx="3450792" cy="2009423"/>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line="360" w:lineRule="auto"/>
        <w:ind w:left="2444" w:firstLine="0"/>
        <w:rPr>
          <w:sz w:val="20"/>
          <w:szCs w:val="20"/>
        </w:rPr>
      </w:pPr>
      <w:r w:rsidDel="00000000" w:rsidR="00000000" w:rsidRPr="00000000">
        <w:rPr>
          <w:b w:val="1"/>
          <w:sz w:val="20"/>
          <w:szCs w:val="20"/>
          <w:rtl w:val="0"/>
        </w:rPr>
        <w:t xml:space="preserve">Nota. Sejzer (2018). </w:t>
      </w:r>
      <w:r w:rsidDel="00000000" w:rsidR="00000000" w:rsidRPr="00000000">
        <w:rPr>
          <w:rtl w:val="0"/>
        </w:rPr>
      </w:r>
    </w:p>
    <w:p w:rsidR="00000000" w:rsidDel="00000000" w:rsidP="00000000" w:rsidRDefault="00000000" w:rsidRPr="00000000" w14:paraId="00000322">
      <w:pPr>
        <w:pStyle w:val="Heading2"/>
        <w:spacing w:line="360" w:lineRule="auto"/>
        <w:rPr>
          <w:b w:val="1"/>
          <w:sz w:val="20"/>
          <w:szCs w:val="20"/>
        </w:rPr>
      </w:pPr>
      <w:bookmarkStart w:colFirst="0" w:colLast="0" w:name="_heading=h.z337ya" w:id="22"/>
      <w:bookmarkEnd w:id="22"/>
      <w:r w:rsidDel="00000000" w:rsidR="00000000" w:rsidRPr="00000000">
        <w:rPr>
          <w:b w:val="1"/>
          <w:sz w:val="20"/>
          <w:szCs w:val="20"/>
          <w:rtl w:val="0"/>
        </w:rPr>
        <w:t xml:space="preserve">5.2 Gestión de Calidad total</w:t>
      </w:r>
    </w:p>
    <w:p w:rsidR="00000000" w:rsidDel="00000000" w:rsidP="00000000" w:rsidRDefault="00000000" w:rsidRPr="00000000" w14:paraId="00000323">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sz w:val="20"/>
          <w:szCs w:val="20"/>
          <w:rtl w:val="0"/>
        </w:rPr>
        <w:t xml:space="preserve">Para realizar una gestión de calidad en la empresa se debe tener en cuenta los siguientes enfoques:</w:t>
      </w:r>
      <w:r w:rsidDel="00000000" w:rsidR="00000000" w:rsidRPr="00000000">
        <w:rPr>
          <w:rtl w:val="0"/>
        </w:rPr>
      </w:r>
    </w:p>
    <w:p w:rsidR="00000000" w:rsidDel="00000000" w:rsidP="00000000" w:rsidRDefault="00000000" w:rsidRPr="00000000" w14:paraId="00000324">
      <w:pPr>
        <w:numPr>
          <w:ilvl w:val="0"/>
          <w:numId w:val="7"/>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sdt>
        <w:sdtPr>
          <w:tag w:val="goog_rdk_107"/>
        </w:sdtPr>
        <w:sdtContent>
          <w:commentRangeStart w:id="55"/>
        </w:sdtContent>
      </w:sdt>
      <w:r w:rsidDel="00000000" w:rsidR="00000000" w:rsidRPr="00000000">
        <w:rPr>
          <w:color w:val="000000"/>
          <w:sz w:val="20"/>
          <w:szCs w:val="20"/>
          <w:rtl w:val="0"/>
        </w:rPr>
        <w:t xml:space="preserve">Enfoque al cliente: requisitos y expectativas.</w:t>
      </w:r>
      <w:r w:rsidDel="00000000" w:rsidR="00000000" w:rsidRPr="00000000">
        <w:rPr>
          <w:rtl w:val="0"/>
        </w:rPr>
      </w:r>
    </w:p>
    <w:p w:rsidR="00000000" w:rsidDel="00000000" w:rsidP="00000000" w:rsidRDefault="00000000" w:rsidRPr="00000000" w14:paraId="00000325">
      <w:pPr>
        <w:numPr>
          <w:ilvl w:val="0"/>
          <w:numId w:val="7"/>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color w:val="000000"/>
          <w:sz w:val="20"/>
          <w:szCs w:val="20"/>
          <w:rtl w:val="0"/>
        </w:rPr>
        <w:t xml:space="preserve">Enfoque estratégico:  establecer objetivo de calidad como clave para la empresa, incluir en su visión.</w:t>
      </w:r>
      <w:r w:rsidDel="00000000" w:rsidR="00000000" w:rsidRPr="00000000">
        <w:rPr>
          <w:rtl w:val="0"/>
        </w:rPr>
      </w:r>
    </w:p>
    <w:p w:rsidR="00000000" w:rsidDel="00000000" w:rsidP="00000000" w:rsidRDefault="00000000" w:rsidRPr="00000000" w14:paraId="00000326">
      <w:pPr>
        <w:numPr>
          <w:ilvl w:val="0"/>
          <w:numId w:val="7"/>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color w:val="000000"/>
          <w:sz w:val="20"/>
          <w:szCs w:val="20"/>
          <w:rtl w:val="0"/>
        </w:rPr>
        <w:t xml:space="preserve">Liderazgo Enfocado: compromiso positivo de la dirección de la empresa.</w:t>
      </w:r>
      <w:r w:rsidDel="00000000" w:rsidR="00000000" w:rsidRPr="00000000">
        <w:rPr>
          <w:rtl w:val="0"/>
        </w:rPr>
      </w:r>
    </w:p>
    <w:p w:rsidR="00000000" w:rsidDel="00000000" w:rsidP="00000000" w:rsidRDefault="00000000" w:rsidRPr="00000000" w14:paraId="00000327">
      <w:pPr>
        <w:numPr>
          <w:ilvl w:val="0"/>
          <w:numId w:val="7"/>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color w:val="000000"/>
          <w:sz w:val="20"/>
          <w:szCs w:val="20"/>
          <w:rtl w:val="0"/>
        </w:rPr>
        <w:t xml:space="preserve">Enfoque en procesos: control de procesos.</w:t>
      </w:r>
      <w:r w:rsidDel="00000000" w:rsidR="00000000" w:rsidRPr="00000000">
        <w:rPr>
          <w:rtl w:val="0"/>
        </w:rPr>
      </w:r>
    </w:p>
    <w:p w:rsidR="00000000" w:rsidDel="00000000" w:rsidP="00000000" w:rsidRDefault="00000000" w:rsidRPr="00000000" w14:paraId="00000328">
      <w:pPr>
        <w:numPr>
          <w:ilvl w:val="0"/>
          <w:numId w:val="7"/>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color w:val="000000"/>
          <w:sz w:val="20"/>
          <w:szCs w:val="20"/>
          <w:rtl w:val="0"/>
        </w:rPr>
        <w:t xml:space="preserve">Orientación a las personas: involucrar al personal y capacitación permanente, para aumentar el nivel de compromiso y satisfacción del cliente interno.</w:t>
      </w:r>
      <w:r w:rsidDel="00000000" w:rsidR="00000000" w:rsidRPr="00000000">
        <w:rPr>
          <w:rtl w:val="0"/>
        </w:rPr>
      </w:r>
    </w:p>
    <w:p w:rsidR="00000000" w:rsidDel="00000000" w:rsidP="00000000" w:rsidRDefault="00000000" w:rsidRPr="00000000" w14:paraId="00000329">
      <w:pPr>
        <w:numPr>
          <w:ilvl w:val="0"/>
          <w:numId w:val="7"/>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color w:val="000000"/>
          <w:sz w:val="20"/>
          <w:szCs w:val="20"/>
          <w:rtl w:val="0"/>
        </w:rPr>
        <w:t xml:space="preserve">Enfoque científico: evaluación de la calidad con evidencias y datos, es decir método científico. </w:t>
      </w:r>
      <w:r w:rsidDel="00000000" w:rsidR="00000000" w:rsidRPr="00000000">
        <w:rPr>
          <w:rtl w:val="0"/>
        </w:rPr>
      </w:r>
    </w:p>
    <w:p w:rsidR="00000000" w:rsidDel="00000000" w:rsidP="00000000" w:rsidRDefault="00000000" w:rsidRPr="00000000" w14:paraId="0000032A">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Mejora continua, Innovación y Aprendizaje: todo proceso es susceptible de mejorar, no es sólo corregir sino actuar de forma proactiva.</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tbl>
      <w:tblPr>
        <w:tblStyle w:val="Table25"/>
        <w:tblW w:w="9492.0" w:type="dxa"/>
        <w:jc w:val="left"/>
        <w:tblInd w:w="284.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492"/>
        <w:tblGridChange w:id="0">
          <w:tblGrid>
            <w:gridCol w:w="949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32C">
            <w:pPr>
              <w:spacing w:line="240" w:lineRule="auto"/>
              <w:jc w:val="center"/>
              <w:rPr>
                <w:b w:val="1"/>
                <w:sz w:val="20"/>
                <w:szCs w:val="20"/>
              </w:rPr>
            </w:pPr>
            <w:sdt>
              <w:sdtPr>
                <w:tag w:val="goog_rdk_108"/>
              </w:sdtPr>
              <w:sdtContent>
                <w:commentRangeStart w:id="56"/>
              </w:sdtContent>
            </w:sdt>
            <w:r w:rsidDel="00000000" w:rsidR="00000000" w:rsidRPr="00000000">
              <w:rPr>
                <w:b w:val="1"/>
                <w:sz w:val="20"/>
                <w:szCs w:val="20"/>
                <w:rtl w:val="0"/>
              </w:rPr>
              <w:t xml:space="preserve">Concepto e importancia de los procesos en gestión de calidad. </w:t>
            </w:r>
            <w:sdt>
              <w:sdtPr>
                <w:tag w:val="goog_rdk_109"/>
              </w:sdtPr>
              <w:sdtContent>
                <w:commentRangeStart w:id="57"/>
              </w:sdtContent>
            </w:sdt>
            <w:r w:rsidDel="00000000" w:rsidR="00000000" w:rsidRPr="00000000">
              <w:rPr>
                <w:b w:val="1"/>
                <w:sz w:val="20"/>
                <w:szCs w:val="20"/>
                <w:rtl w:val="0"/>
              </w:rPr>
              <w:t xml:space="preserve">Material complementario</w:t>
            </w:r>
          </w:p>
          <w:p w:rsidR="00000000" w:rsidDel="00000000" w:rsidP="00000000" w:rsidRDefault="00000000" w:rsidRPr="00000000" w14:paraId="0000032D">
            <w:pPr>
              <w:spacing w:line="240" w:lineRule="auto"/>
              <w:jc w:val="center"/>
              <w:rPr>
                <w:sz w:val="20"/>
                <w:szCs w:val="20"/>
              </w:rPr>
            </w:pPr>
            <w:r w:rsidDel="00000000" w:rsidR="00000000" w:rsidRPr="00000000">
              <w:rPr>
                <w:sz w:val="20"/>
                <w:szCs w:val="20"/>
                <w:highlight w:val="yellow"/>
                <w:rtl w:val="0"/>
              </w:rPr>
              <w:t xml:space="preserve">LLAMADO A LA ACCIÓN:</w:t>
            </w:r>
            <w:r w:rsidDel="00000000" w:rsidR="00000000" w:rsidRPr="00000000">
              <w:rPr>
                <w:rtl w:val="0"/>
              </w:rPr>
            </w:r>
          </w:p>
        </w:tc>
      </w:tr>
      <w:tr>
        <w:trPr>
          <w:cantSplit w:val="0"/>
          <w:trHeight w:val="1542" w:hRule="atLeast"/>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32E">
            <w:pPr>
              <w:spacing w:line="240" w:lineRule="auto"/>
              <w:ind w:left="284" w:firstLine="0"/>
              <w:rPr>
                <w:b w:val="1"/>
                <w:color w:val="000000"/>
                <w:sz w:val="20"/>
                <w:szCs w:val="20"/>
              </w:rPr>
            </w:pPr>
            <w:r w:rsidDel="00000000" w:rsidR="00000000" w:rsidRPr="00000000">
              <w:rPr>
                <w:sz w:val="20"/>
                <w:szCs w:val="20"/>
                <w:rtl w:val="0"/>
              </w:rPr>
              <w:t xml:space="preserve">A continuación, se presentan un vídeo tutorial sobre el concepto e importancia de un procesos en gestión de calidad, que esperamos sirva como complemento de la información que se encuentra en el curso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2F">
            <w:pPr>
              <w:spacing w:line="240" w:lineRule="auto"/>
              <w:jc w:val="center"/>
              <w:rPr/>
            </w:pPr>
            <w:r w:rsidDel="00000000" w:rsidR="00000000" w:rsidRPr="00000000">
              <w:rPr/>
              <w:drawing>
                <wp:inline distB="0" distT="0" distL="0" distR="0">
                  <wp:extent cx="615946" cy="479069"/>
                  <wp:effectExtent b="0" l="0" r="0" t="0"/>
                  <wp:docPr descr="Video, youtube icon - Free download on Iconfinder" id="1208723160" name="image2.png"/>
                  <a:graphic>
                    <a:graphicData uri="http://schemas.openxmlformats.org/drawingml/2006/picture">
                      <pic:pic>
                        <pic:nvPicPr>
                          <pic:cNvPr descr="Video, youtube icon - Free download on Iconfinder" id="0" name="image2.png"/>
                          <pic:cNvPicPr preferRelativeResize="0"/>
                        </pic:nvPicPr>
                        <pic:blipFill>
                          <a:blip r:embed="rId28"/>
                          <a:srcRect b="0" l="0" r="0" t="0"/>
                          <a:stretch>
                            <a:fillRect/>
                          </a:stretch>
                        </pic:blipFill>
                        <pic:spPr>
                          <a:xfrm>
                            <a:off x="0" y="0"/>
                            <a:ext cx="615946" cy="479069"/>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line="240" w:lineRule="auto"/>
              <w:jc w:val="center"/>
              <w:rPr>
                <w:sz w:val="20"/>
                <w:szCs w:val="20"/>
              </w:rPr>
            </w:pPr>
            <w:r w:rsidDel="00000000" w:rsidR="00000000" w:rsidRPr="00000000">
              <w:rPr>
                <w:sz w:val="20"/>
                <w:szCs w:val="20"/>
                <w:rtl w:val="0"/>
              </w:rPr>
              <w:t xml:space="preserve">Video: concepto e importancia de un procesos en gestión de calidad</w:t>
            </w:r>
            <w:r w:rsidDel="00000000" w:rsidR="00000000" w:rsidRPr="00000000">
              <w:rPr>
                <w:color w:val="000000"/>
                <w:rtl w:val="0"/>
              </w:rPr>
              <w:t xml:space="preserve"> </w:t>
            </w:r>
            <w:hyperlink r:id="rId50">
              <w:r w:rsidDel="00000000" w:rsidR="00000000" w:rsidRPr="00000000">
                <w:rPr>
                  <w:color w:val="0000ff"/>
                  <w:u w:val="single"/>
                  <w:rtl w:val="0"/>
                </w:rPr>
                <w:t xml:space="preserve">https://www.youtube.com/watch?v=cX8tdwz0hXI</w:t>
              </w:r>
            </w:hyperlink>
            <w:r w:rsidDel="00000000" w:rsidR="00000000" w:rsidRPr="00000000">
              <w:rPr>
                <w:color w:val="000000"/>
                <w:rtl w:val="0"/>
              </w:rPr>
              <w:t xml:space="preserve">  </w:t>
            </w:r>
            <w:r w:rsidDel="00000000" w:rsidR="00000000" w:rsidRPr="00000000">
              <w:rPr>
                <w:rtl w:val="0"/>
              </w:rPr>
              <w:t xml:space="preserve"> </w:t>
            </w:r>
            <w:r w:rsidDel="00000000" w:rsidR="00000000" w:rsidRPr="00000000">
              <w:rPr>
                <w:color w:val="000000"/>
                <w:rtl w:val="0"/>
              </w:rPr>
              <w:t xml:space="preserve"> </w:t>
            </w:r>
            <w:commentRangeEnd w:id="56"/>
            <w:r w:rsidDel="00000000" w:rsidR="00000000" w:rsidRPr="00000000">
              <w:commentReference w:id="56"/>
            </w:r>
            <w:commentRangeEnd w:id="57"/>
            <w:r w:rsidDel="00000000" w:rsidR="00000000" w:rsidRPr="00000000">
              <w:commentReference w:id="57"/>
            </w:r>
            <w:r w:rsidDel="00000000" w:rsidR="00000000" w:rsidRPr="00000000">
              <w:rPr>
                <w:rtl w:val="0"/>
              </w:rPr>
            </w:r>
          </w:p>
        </w:tc>
      </w:tr>
    </w:tbl>
    <w:p w:rsidR="00000000" w:rsidDel="00000000" w:rsidP="00000000" w:rsidRDefault="00000000" w:rsidRPr="00000000" w14:paraId="00000331">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line="360" w:lineRule="auto"/>
        <w:jc w:val="both"/>
        <w:rPr>
          <w:b w:val="1"/>
          <w:sz w:val="20"/>
          <w:szCs w:val="20"/>
        </w:rPr>
      </w:pPr>
      <w:sdt>
        <w:sdtPr>
          <w:tag w:val="goog_rdk_110"/>
        </w:sdtPr>
        <w:sdtContent>
          <w:commentRangeStart w:id="58"/>
        </w:sdtContent>
      </w:sdt>
      <w:r w:rsidDel="00000000" w:rsidR="00000000" w:rsidRPr="00000000">
        <w:rPr>
          <w:b w:val="1"/>
          <w:sz w:val="20"/>
          <w:szCs w:val="20"/>
          <w:rtl w:val="0"/>
        </w:rPr>
        <w:t xml:space="preserve">Tener en cuenta</w:t>
      </w:r>
      <w:r w:rsidDel="00000000" w:rsidR="00000000" w:rsidRPr="00000000">
        <w:rPr>
          <w:sz w:val="20"/>
          <w:szCs w:val="20"/>
          <w:rtl w:val="0"/>
        </w:rPr>
        <w:t xml:space="preserve">: La comunicación interna también debe estar bien organizada, contar con un sistema de comunicación adecuado para evitar duplicidades de información que afecten negativamente la gestión de la calidad.</w: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Para reconocer la gestión en los procesos se debe tener en cuenta el ciclo </w:t>
      </w:r>
      <w:r w:rsidDel="00000000" w:rsidR="00000000" w:rsidRPr="00000000">
        <w:rPr>
          <w:i w:val="1"/>
          <w:sz w:val="20"/>
          <w:szCs w:val="20"/>
          <w:rtl w:val="0"/>
        </w:rPr>
        <w:t xml:space="preserve">Deming</w:t>
      </w:r>
      <w:r w:rsidDel="00000000" w:rsidR="00000000" w:rsidRPr="00000000">
        <w:rPr>
          <w:sz w:val="20"/>
          <w:szCs w:val="20"/>
          <w:rtl w:val="0"/>
        </w:rPr>
        <w:t xml:space="preserve"> de la calidad que se puede observar en la figura 19, sobre el cual se construyen los sistemas de gestión, es también conocido como el plan de mejoramiento continuo. </w:t>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337">
      <w:pPr>
        <w:spacing w:line="360" w:lineRule="auto"/>
        <w:ind w:left="1440" w:firstLine="0"/>
        <w:rPr>
          <w:b w:val="1"/>
          <w:sz w:val="20"/>
          <w:szCs w:val="20"/>
        </w:rPr>
      </w:pPr>
      <w:r w:rsidDel="00000000" w:rsidR="00000000" w:rsidRPr="00000000">
        <w:rPr>
          <w:b w:val="1"/>
          <w:sz w:val="20"/>
          <w:szCs w:val="20"/>
          <w:rtl w:val="0"/>
        </w:rPr>
        <w:t xml:space="preserve">        Figura 19</w:t>
      </w:r>
    </w:p>
    <w:p w:rsidR="00000000" w:rsidDel="00000000" w:rsidP="00000000" w:rsidRDefault="00000000" w:rsidRPr="00000000" w14:paraId="00000338">
      <w:pPr>
        <w:spacing w:line="360" w:lineRule="auto"/>
        <w:ind w:left="720" w:firstLine="720"/>
        <w:rPr>
          <w:b w:val="1"/>
          <w:i w:val="1"/>
          <w:sz w:val="20"/>
          <w:szCs w:val="20"/>
        </w:rPr>
      </w:pPr>
      <w:r w:rsidDel="00000000" w:rsidR="00000000" w:rsidRPr="00000000">
        <w:rPr>
          <w:i w:val="1"/>
          <w:sz w:val="20"/>
          <w:szCs w:val="20"/>
          <w:rtl w:val="0"/>
        </w:rPr>
        <w:t xml:space="preserve">        Ciclo Deming</w:t>
      </w:r>
      <w:r w:rsidDel="00000000" w:rsidR="00000000" w:rsidRPr="00000000">
        <w:rPr>
          <w:rtl w:val="0"/>
        </w:rPr>
      </w:r>
    </w:p>
    <w:p w:rsidR="00000000" w:rsidDel="00000000" w:rsidP="00000000" w:rsidRDefault="00000000" w:rsidRPr="00000000" w14:paraId="00000339">
      <w:pPr>
        <w:spacing w:line="360" w:lineRule="auto"/>
        <w:jc w:val="center"/>
        <w:rPr>
          <w:b w:val="1"/>
          <w:sz w:val="20"/>
          <w:szCs w:val="20"/>
        </w:rPr>
      </w:pPr>
      <w:r w:rsidDel="00000000" w:rsidR="00000000" w:rsidRPr="00000000">
        <w:rPr/>
        <w:drawing>
          <wp:inline distB="0" distT="0" distL="114300" distR="114300">
            <wp:extent cx="3991803" cy="2027066"/>
            <wp:effectExtent b="0" l="0" r="0" t="0"/>
            <wp:docPr id="1208723161"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3991803" cy="2027066"/>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line="360" w:lineRule="auto"/>
        <w:ind w:left="1724" w:firstLine="0"/>
        <w:rPr>
          <w:sz w:val="20"/>
          <w:szCs w:val="20"/>
        </w:rPr>
      </w:pPr>
      <w:r w:rsidDel="00000000" w:rsidR="00000000" w:rsidRPr="00000000">
        <w:rPr>
          <w:sz w:val="20"/>
          <w:szCs w:val="20"/>
          <w:rtl w:val="0"/>
        </w:rPr>
        <w:t xml:space="preserve">   Nota. Cal y mayor (2021). </w:t>
      </w:r>
    </w:p>
    <w:p w:rsidR="00000000" w:rsidDel="00000000" w:rsidP="00000000" w:rsidRDefault="00000000" w:rsidRPr="00000000" w14:paraId="0000033B">
      <w:pPr>
        <w:pStyle w:val="Heading3"/>
        <w:spacing w:line="360" w:lineRule="auto"/>
        <w:rPr>
          <w:b w:val="1"/>
          <w:i w:val="1"/>
          <w:color w:val="000000"/>
          <w:sz w:val="20"/>
          <w:szCs w:val="20"/>
        </w:rPr>
      </w:pPr>
      <w:bookmarkStart w:colFirst="0" w:colLast="0" w:name="_heading=h.3j2qqm3" w:id="23"/>
      <w:bookmarkEnd w:id="23"/>
      <w:r w:rsidDel="00000000" w:rsidR="00000000" w:rsidRPr="00000000">
        <w:rPr>
          <w:b w:val="1"/>
          <w:i w:val="1"/>
          <w:color w:val="000000"/>
          <w:sz w:val="20"/>
          <w:szCs w:val="20"/>
          <w:rtl w:val="0"/>
        </w:rPr>
        <w:t xml:space="preserve">5.2.1 Cultura de calidad.</w:t>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sz w:val="20"/>
          <w:szCs w:val="20"/>
          <w:rtl w:val="0"/>
        </w:rPr>
        <w:t xml:space="preserve">La cultura de calidad hace referencia a los principios que rigen la forma de actuar de las personas que conforman la organización, su objetivo es impartir sistemas de integración y motivar al trabajo en equipo para alcanzar los objetivos propuestos por la empresa, su implementación requiere de capacitaciones efectivas y que se brinden de manera constante, una  comunicación asertiva y eficaz para seguir construyendo una cultura sana y eficaz; la metodología utilizada son los círculos de calidad desarrollados por Kauro Ishikawa.</w:t>
      </w: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En la siguiente figura 20 se aprecia los componentes de los círculos de calidad.</w:t>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line="360" w:lineRule="auto"/>
        <w:jc w:val="center"/>
        <w:rPr>
          <w:b w:val="1"/>
          <w:sz w:val="20"/>
          <w:szCs w:val="20"/>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line="360" w:lineRule="auto"/>
        <w:ind w:left="1440" w:firstLine="720"/>
        <w:rPr>
          <w:sz w:val="20"/>
          <w:szCs w:val="20"/>
        </w:rPr>
      </w:pPr>
      <w:r w:rsidDel="00000000" w:rsidR="00000000" w:rsidRPr="00000000">
        <w:rPr>
          <w:b w:val="1"/>
          <w:sz w:val="20"/>
          <w:szCs w:val="20"/>
          <w:rtl w:val="0"/>
        </w:rPr>
        <w:t xml:space="preserve">     Figura 20</w:t>
      </w: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line="360" w:lineRule="auto"/>
        <w:ind w:left="1440" w:firstLine="720"/>
        <w:rPr>
          <w:sz w:val="20"/>
          <w:szCs w:val="20"/>
        </w:rPr>
      </w:pPr>
      <w:r w:rsidDel="00000000" w:rsidR="00000000" w:rsidRPr="00000000">
        <w:rPr>
          <w:i w:val="1"/>
          <w:sz w:val="20"/>
          <w:szCs w:val="20"/>
          <w:rtl w:val="0"/>
        </w:rPr>
        <w:t xml:space="preserve">     Círculos de calidad desarrollados por Kauro Ishikawa.</w:t>
      </w: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line="360" w:lineRule="auto"/>
        <w:jc w:val="center"/>
        <w:rPr>
          <w:b w:val="1"/>
          <w:sz w:val="20"/>
          <w:szCs w:val="20"/>
        </w:rPr>
      </w:pPr>
      <w:r w:rsidDel="00000000" w:rsidR="00000000" w:rsidRPr="00000000">
        <w:rPr/>
        <w:drawing>
          <wp:inline distB="0" distT="0" distL="114300" distR="114300">
            <wp:extent cx="3180080" cy="2128111"/>
            <wp:effectExtent b="0" l="0" r="0" t="0"/>
            <wp:docPr descr="Enfoque de calidad de Ishikawa | Enfoque De Calidad" id="1208723162" name="image5.jpg"/>
            <a:graphic>
              <a:graphicData uri="http://schemas.openxmlformats.org/drawingml/2006/picture">
                <pic:pic>
                  <pic:nvPicPr>
                    <pic:cNvPr descr="Enfoque de calidad de Ishikawa | Enfoque De Calidad" id="0" name="image5.jpg"/>
                    <pic:cNvPicPr preferRelativeResize="0"/>
                  </pic:nvPicPr>
                  <pic:blipFill>
                    <a:blip r:embed="rId52"/>
                    <a:srcRect b="0" l="0" r="0" t="0"/>
                    <a:stretch>
                      <a:fillRect/>
                    </a:stretch>
                  </pic:blipFill>
                  <pic:spPr>
                    <a:xfrm>
                      <a:off x="0" y="0"/>
                      <a:ext cx="3180080" cy="2128111"/>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line="360" w:lineRule="auto"/>
        <w:ind w:left="1440" w:firstLine="720"/>
        <w:rPr>
          <w:sz w:val="20"/>
          <w:szCs w:val="20"/>
        </w:rPr>
      </w:pPr>
      <w:r w:rsidDel="00000000" w:rsidR="00000000" w:rsidRPr="00000000">
        <w:rPr>
          <w:sz w:val="20"/>
          <w:szCs w:val="20"/>
          <w:rtl w:val="0"/>
        </w:rPr>
        <w:t xml:space="preserve">      Nota. Omegaht (2013).</w:t>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line="360" w:lineRule="auto"/>
        <w:jc w:val="center"/>
        <w:rPr>
          <w:sz w:val="20"/>
          <w:szCs w:val="20"/>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sz w:val="20"/>
          <w:szCs w:val="20"/>
          <w:rtl w:val="0"/>
        </w:rPr>
        <w:t xml:space="preserve">Ishikawa mostró la importancia de las siete (7) herramientas de calidad:</w:t>
      </w:r>
    </w:p>
    <w:p w:rsidR="00000000" w:rsidDel="00000000" w:rsidP="00000000" w:rsidRDefault="00000000" w:rsidRPr="00000000" w14:paraId="00000345">
      <w:pPr>
        <w:numPr>
          <w:ilvl w:val="0"/>
          <w:numId w:val="9"/>
        </w:numPr>
        <w:pBdr>
          <w:top w:space="0" w:sz="0" w:val="nil"/>
          <w:left w:space="0" w:sz="0" w:val="nil"/>
          <w:bottom w:space="0" w:sz="0" w:val="nil"/>
          <w:right w:space="0" w:sz="0" w:val="nil"/>
          <w:between w:space="0" w:sz="0" w:val="nil"/>
        </w:pBdr>
        <w:spacing w:line="360" w:lineRule="auto"/>
        <w:ind w:left="720" w:hanging="360"/>
        <w:rPr>
          <w:sz w:val="20"/>
          <w:szCs w:val="20"/>
        </w:rPr>
      </w:pPr>
      <w:sdt>
        <w:sdtPr>
          <w:tag w:val="goog_rdk_111"/>
        </w:sdtPr>
        <w:sdtContent>
          <w:commentRangeStart w:id="59"/>
        </w:sdtContent>
      </w:sdt>
      <w:r w:rsidDel="00000000" w:rsidR="00000000" w:rsidRPr="00000000">
        <w:rPr>
          <w:sz w:val="20"/>
          <w:szCs w:val="20"/>
          <w:rtl w:val="0"/>
        </w:rPr>
        <w:t xml:space="preserve">Histogramas.</w:t>
      </w:r>
    </w:p>
    <w:p w:rsidR="00000000" w:rsidDel="00000000" w:rsidP="00000000" w:rsidRDefault="00000000" w:rsidRPr="00000000" w14:paraId="00000346">
      <w:pPr>
        <w:numPr>
          <w:ilvl w:val="0"/>
          <w:numId w:val="9"/>
        </w:numPr>
        <w:pBdr>
          <w:top w:space="0" w:sz="0" w:val="nil"/>
          <w:left w:space="0" w:sz="0" w:val="nil"/>
          <w:bottom w:space="0" w:sz="0" w:val="nil"/>
          <w:right w:space="0" w:sz="0" w:val="nil"/>
          <w:between w:space="0" w:sz="0" w:val="nil"/>
        </w:pBdr>
        <w:spacing w:line="360" w:lineRule="auto"/>
        <w:ind w:left="720" w:hanging="360"/>
        <w:rPr>
          <w:sz w:val="20"/>
          <w:szCs w:val="20"/>
        </w:rPr>
      </w:pPr>
      <w:r w:rsidDel="00000000" w:rsidR="00000000" w:rsidRPr="00000000">
        <w:rPr>
          <w:sz w:val="20"/>
          <w:szCs w:val="20"/>
          <w:rtl w:val="0"/>
        </w:rPr>
        <w:t xml:space="preserve">Diagrama de causa y efecto.</w:t>
      </w:r>
    </w:p>
    <w:p w:rsidR="00000000" w:rsidDel="00000000" w:rsidP="00000000" w:rsidRDefault="00000000" w:rsidRPr="00000000" w14:paraId="00000347">
      <w:pPr>
        <w:numPr>
          <w:ilvl w:val="0"/>
          <w:numId w:val="9"/>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sz w:val="20"/>
          <w:szCs w:val="20"/>
          <w:rtl w:val="0"/>
        </w:rPr>
        <w:t xml:space="preserve">Hoja de revisión.</w:t>
      </w:r>
      <w:r w:rsidDel="00000000" w:rsidR="00000000" w:rsidRPr="00000000">
        <w:rPr>
          <w:rtl w:val="0"/>
        </w:rPr>
      </w:r>
    </w:p>
    <w:p w:rsidR="00000000" w:rsidDel="00000000" w:rsidP="00000000" w:rsidRDefault="00000000" w:rsidRPr="00000000" w14:paraId="00000348">
      <w:pPr>
        <w:numPr>
          <w:ilvl w:val="0"/>
          <w:numId w:val="9"/>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sz w:val="20"/>
          <w:szCs w:val="20"/>
          <w:rtl w:val="0"/>
        </w:rPr>
        <w:t xml:space="preserve">Diagrama de Pareto.</w:t>
      </w:r>
      <w:r w:rsidDel="00000000" w:rsidR="00000000" w:rsidRPr="00000000">
        <w:rPr>
          <w:rtl w:val="0"/>
        </w:rPr>
      </w:r>
    </w:p>
    <w:p w:rsidR="00000000" w:rsidDel="00000000" w:rsidP="00000000" w:rsidRDefault="00000000" w:rsidRPr="00000000" w14:paraId="00000349">
      <w:pPr>
        <w:numPr>
          <w:ilvl w:val="0"/>
          <w:numId w:val="9"/>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sz w:val="20"/>
          <w:szCs w:val="20"/>
          <w:rtl w:val="0"/>
        </w:rPr>
        <w:t xml:space="preserve">Mapa de control.</w:t>
      </w:r>
      <w:r w:rsidDel="00000000" w:rsidR="00000000" w:rsidRPr="00000000">
        <w:rPr>
          <w:rtl w:val="0"/>
        </w:rPr>
      </w:r>
    </w:p>
    <w:p w:rsidR="00000000" w:rsidDel="00000000" w:rsidP="00000000" w:rsidRDefault="00000000" w:rsidRPr="00000000" w14:paraId="0000034A">
      <w:pPr>
        <w:numPr>
          <w:ilvl w:val="0"/>
          <w:numId w:val="9"/>
        </w:numPr>
        <w:pBdr>
          <w:top w:space="0" w:sz="0" w:val="nil"/>
          <w:left w:space="0" w:sz="0" w:val="nil"/>
          <w:bottom w:space="0" w:sz="0" w:val="nil"/>
          <w:right w:space="0" w:sz="0" w:val="nil"/>
          <w:between w:space="0" w:sz="0" w:val="nil"/>
        </w:pBdr>
        <w:spacing w:line="360" w:lineRule="auto"/>
        <w:ind w:left="720" w:hanging="360"/>
        <w:rPr/>
      </w:pPr>
      <w:r w:rsidDel="00000000" w:rsidR="00000000" w:rsidRPr="00000000">
        <w:rPr>
          <w:sz w:val="20"/>
          <w:szCs w:val="20"/>
          <w:rtl w:val="0"/>
        </w:rPr>
        <w:t xml:space="preserve">Diagrama de dispersión.</w:t>
      </w:r>
      <w:r w:rsidDel="00000000" w:rsidR="00000000" w:rsidRPr="00000000">
        <w:rPr>
          <w:rtl w:val="0"/>
        </w:rPr>
      </w:r>
    </w:p>
    <w:p w:rsidR="00000000" w:rsidDel="00000000" w:rsidP="00000000" w:rsidRDefault="00000000" w:rsidRPr="00000000" w14:paraId="0000034B">
      <w:pPr>
        <w:numPr>
          <w:ilvl w:val="0"/>
          <w:numId w:val="9"/>
        </w:numPr>
        <w:pBdr>
          <w:top w:space="0" w:sz="0" w:val="nil"/>
          <w:left w:space="0" w:sz="0" w:val="nil"/>
          <w:bottom w:space="0" w:sz="0" w:val="nil"/>
          <w:right w:space="0" w:sz="0" w:val="nil"/>
          <w:between w:space="0" w:sz="0" w:val="nil"/>
        </w:pBdr>
        <w:spacing w:after="160" w:line="360" w:lineRule="auto"/>
        <w:ind w:left="720" w:hanging="360"/>
        <w:rPr/>
      </w:pPr>
      <w:r w:rsidDel="00000000" w:rsidR="00000000" w:rsidRPr="00000000">
        <w:rPr>
          <w:sz w:val="20"/>
          <w:szCs w:val="20"/>
          <w:rtl w:val="0"/>
        </w:rPr>
        <w:t xml:space="preserve">Grafos.</w: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34C">
      <w:pPr>
        <w:pStyle w:val="Heading3"/>
        <w:spacing w:line="360" w:lineRule="auto"/>
        <w:rPr>
          <w:b w:val="1"/>
          <w:i w:val="1"/>
          <w:color w:val="000000"/>
          <w:sz w:val="20"/>
          <w:szCs w:val="20"/>
        </w:rPr>
      </w:pPr>
      <w:bookmarkStart w:colFirst="0" w:colLast="0" w:name="_heading=h.1y810tw" w:id="24"/>
      <w:bookmarkEnd w:id="24"/>
      <w:r w:rsidDel="00000000" w:rsidR="00000000" w:rsidRPr="00000000">
        <w:rPr>
          <w:b w:val="1"/>
          <w:i w:val="1"/>
          <w:color w:val="000000"/>
          <w:sz w:val="20"/>
          <w:szCs w:val="20"/>
          <w:rtl w:val="0"/>
        </w:rPr>
        <w:t xml:space="preserve">5.2.2 Metodología de mejoramiento continuo.</w:t>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La metodología se encuentra enmarcada dentro del ciclo de mejoramiento continuo ejecutado en 13 pasos. Para alcanzar un óptimo resultado se recomienda integrar al proceso a todo el personal sin excepción alguna.</w:t>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Los elementos del </w:t>
      </w:r>
      <w:r w:rsidDel="00000000" w:rsidR="00000000" w:rsidRPr="00000000">
        <w:rPr>
          <w:i w:val="1"/>
          <w:sz w:val="20"/>
          <w:szCs w:val="20"/>
          <w:rtl w:val="0"/>
        </w:rPr>
        <w:t xml:space="preserve">KAIZEN</w:t>
      </w:r>
      <w:r w:rsidDel="00000000" w:rsidR="00000000" w:rsidRPr="00000000">
        <w:rPr>
          <w:sz w:val="20"/>
          <w:szCs w:val="20"/>
          <w:rtl w:val="0"/>
        </w:rPr>
        <w:t xml:space="preserve"> son:</w:t>
      </w:r>
    </w:p>
    <w:p w:rsidR="00000000" w:rsidDel="00000000" w:rsidP="00000000" w:rsidRDefault="00000000" w:rsidRPr="00000000" w14:paraId="0000034F">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sdt>
        <w:sdtPr>
          <w:tag w:val="goog_rdk_112"/>
        </w:sdtPr>
        <w:sdtContent>
          <w:commentRangeStart w:id="60"/>
        </w:sdtContent>
      </w:sdt>
      <w:r w:rsidDel="00000000" w:rsidR="00000000" w:rsidRPr="00000000">
        <w:rPr>
          <w:color w:val="000000"/>
          <w:sz w:val="20"/>
          <w:szCs w:val="20"/>
          <w:rtl w:val="0"/>
        </w:rPr>
        <w:t xml:space="preserve">Trabajo en equipo.</w:t>
      </w:r>
    </w:p>
    <w:p w:rsidR="00000000" w:rsidDel="00000000" w:rsidP="00000000" w:rsidRDefault="00000000" w:rsidRPr="00000000" w14:paraId="00000350">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Disciplina personal.</w:t>
      </w:r>
    </w:p>
    <w:p w:rsidR="00000000" w:rsidDel="00000000" w:rsidP="00000000" w:rsidRDefault="00000000" w:rsidRPr="00000000" w14:paraId="00000351">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Moral mejorada.</w:t>
      </w:r>
    </w:p>
    <w:p w:rsidR="00000000" w:rsidDel="00000000" w:rsidP="00000000" w:rsidRDefault="00000000" w:rsidRPr="00000000" w14:paraId="00000352">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Círculos de calidad.</w:t>
      </w:r>
    </w:p>
    <w:p w:rsidR="00000000" w:rsidDel="00000000" w:rsidP="00000000" w:rsidRDefault="00000000" w:rsidRPr="00000000" w14:paraId="00000353">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Sugerencias para la mejoría.</w:t>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Los pasos de cada elemento se pueden observar en la tabla 7. </w:t>
      </w:r>
    </w:p>
    <w:tbl>
      <w:tblPr>
        <w:tblStyle w:val="Table26"/>
        <w:tblW w:w="8967.0" w:type="dxa"/>
        <w:jc w:val="center"/>
        <w:tblLayout w:type="fixed"/>
        <w:tblLook w:val="0400"/>
      </w:tblPr>
      <w:tblGrid>
        <w:gridCol w:w="2287"/>
        <w:gridCol w:w="312"/>
        <w:gridCol w:w="2813"/>
        <w:gridCol w:w="3555"/>
        <w:tblGridChange w:id="0">
          <w:tblGrid>
            <w:gridCol w:w="2287"/>
            <w:gridCol w:w="312"/>
            <w:gridCol w:w="2813"/>
            <w:gridCol w:w="3555"/>
          </w:tblGrid>
        </w:tblGridChange>
      </w:tblGrid>
      <w:tr>
        <w:trPr>
          <w:cantSplit w:val="0"/>
          <w:trHeight w:val="495" w:hRule="atLeast"/>
          <w:tblHeader w:val="0"/>
        </w:trPr>
        <w:tc>
          <w:tcPr>
            <w:gridSpan w:val="4"/>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56">
            <w:pPr>
              <w:spacing w:line="360" w:lineRule="auto"/>
              <w:rPr>
                <w:color w:val="000000"/>
                <w:sz w:val="20"/>
                <w:szCs w:val="20"/>
              </w:rPr>
            </w:pPr>
            <w:r w:rsidDel="00000000" w:rsidR="00000000" w:rsidRPr="00000000">
              <w:rPr>
                <w:color w:val="000000"/>
                <w:sz w:val="20"/>
                <w:szCs w:val="20"/>
                <w:rtl w:val="0"/>
              </w:rPr>
              <w:t xml:space="preserve">Tabla 7</w:t>
            </w:r>
          </w:p>
          <w:p w:rsidR="00000000" w:rsidDel="00000000" w:rsidP="00000000" w:rsidRDefault="00000000" w:rsidRPr="00000000" w14:paraId="00000357">
            <w:pPr>
              <w:spacing w:line="360" w:lineRule="auto"/>
              <w:rPr>
                <w:b w:val="0"/>
                <w:i w:val="1"/>
                <w:color w:val="000000"/>
              </w:rPr>
            </w:pPr>
            <w:r w:rsidDel="00000000" w:rsidR="00000000" w:rsidRPr="00000000">
              <w:rPr>
                <w:b w:val="0"/>
                <w:i w:val="1"/>
                <w:color w:val="000000"/>
                <w:sz w:val="20"/>
                <w:szCs w:val="20"/>
                <w:rtl w:val="0"/>
              </w:rPr>
              <w:t xml:space="preserve">Pasos en la metodología Kaizen</w:t>
            </w:r>
            <w:r w:rsidDel="00000000" w:rsidR="00000000" w:rsidRPr="00000000">
              <w:rPr>
                <w:rtl w:val="0"/>
              </w:rPr>
            </w:r>
          </w:p>
        </w:tc>
      </w:tr>
      <w:tr>
        <w:trPr>
          <w:cantSplit w:val="0"/>
          <w:trHeight w:val="395"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5B">
            <w:pPr>
              <w:spacing w:line="360" w:lineRule="auto"/>
              <w:jc w:val="center"/>
              <w:rPr>
                <w:color w:val="000000"/>
                <w:sz w:val="16"/>
                <w:szCs w:val="16"/>
              </w:rPr>
            </w:pPr>
            <w:r w:rsidDel="00000000" w:rsidR="00000000" w:rsidRPr="00000000">
              <w:rPr>
                <w:color w:val="000000"/>
                <w:sz w:val="16"/>
                <w:szCs w:val="16"/>
                <w:rtl w:val="0"/>
              </w:rPr>
              <w:t xml:space="preserve">PLANEAR</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5C">
            <w:pPr>
              <w:spacing w:line="360" w:lineRule="auto"/>
              <w:jc w:val="right"/>
              <w:rPr>
                <w:color w:val="000000"/>
                <w:sz w:val="16"/>
                <w:szCs w:val="16"/>
              </w:rPr>
            </w:pPr>
            <w:r w:rsidDel="00000000" w:rsidR="00000000" w:rsidRPr="00000000">
              <w:rPr>
                <w:color w:val="000000"/>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5D">
            <w:pPr>
              <w:spacing w:line="360" w:lineRule="auto"/>
              <w:rPr>
                <w:color w:val="000000"/>
                <w:sz w:val="16"/>
                <w:szCs w:val="16"/>
              </w:rPr>
            </w:pPr>
            <w:r w:rsidDel="00000000" w:rsidR="00000000" w:rsidRPr="00000000">
              <w:rPr>
                <w:color w:val="000000"/>
                <w:sz w:val="16"/>
                <w:szCs w:val="16"/>
                <w:rtl w:val="0"/>
              </w:rPr>
              <w:t xml:space="preserve">Identificar el área que requiere mejorar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5E">
            <w:pPr>
              <w:spacing w:line="360" w:lineRule="auto"/>
              <w:rPr>
                <w:color w:val="000000"/>
                <w:sz w:val="16"/>
                <w:szCs w:val="16"/>
              </w:rPr>
            </w:pPr>
            <w:r w:rsidDel="00000000" w:rsidR="00000000" w:rsidRPr="00000000">
              <w:rPr>
                <w:color w:val="000000"/>
                <w:sz w:val="16"/>
                <w:szCs w:val="16"/>
                <w:rtl w:val="0"/>
              </w:rPr>
              <w:t xml:space="preserve">Utilizar 5's y mapeo de flujo de valor</w:t>
            </w:r>
          </w:p>
        </w:tc>
      </w:tr>
      <w:tr>
        <w:trPr>
          <w:cantSplit w:val="0"/>
          <w:trHeight w:val="557"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60">
            <w:pPr>
              <w:spacing w:line="360" w:lineRule="auto"/>
              <w:jc w:val="right"/>
              <w:rPr>
                <w:color w:val="000000"/>
                <w:sz w:val="16"/>
                <w:szCs w:val="16"/>
              </w:rPr>
            </w:pPr>
            <w:r w:rsidDel="00000000" w:rsidR="00000000" w:rsidRPr="00000000">
              <w:rPr>
                <w:color w:val="000000"/>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61">
            <w:pPr>
              <w:spacing w:line="360" w:lineRule="auto"/>
              <w:rPr>
                <w:color w:val="000000"/>
                <w:sz w:val="16"/>
                <w:szCs w:val="16"/>
              </w:rPr>
            </w:pPr>
            <w:r w:rsidDel="00000000" w:rsidR="00000000" w:rsidRPr="00000000">
              <w:rPr>
                <w:color w:val="000000"/>
                <w:sz w:val="16"/>
                <w:szCs w:val="16"/>
                <w:rtl w:val="0"/>
              </w:rPr>
              <w:t xml:space="preserve">Identificar/clarificar el objetivo </w:t>
            </w:r>
            <w:r w:rsidDel="00000000" w:rsidR="00000000" w:rsidRPr="00000000">
              <w:rPr>
                <w:i w:val="1"/>
                <w:color w:val="000000"/>
                <w:sz w:val="16"/>
                <w:szCs w:val="16"/>
                <w:rtl w:val="0"/>
              </w:rPr>
              <w:t xml:space="preserve">KAIZEN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62">
            <w:pPr>
              <w:spacing w:line="360" w:lineRule="auto"/>
              <w:rPr>
                <w:color w:val="000000"/>
                <w:sz w:val="16"/>
                <w:szCs w:val="16"/>
              </w:rPr>
            </w:pPr>
            <w:r w:rsidDel="00000000" w:rsidR="00000000" w:rsidRPr="00000000">
              <w:rPr>
                <w:color w:val="000000"/>
                <w:sz w:val="16"/>
                <w:szCs w:val="16"/>
                <w:rtl w:val="0"/>
              </w:rPr>
              <w:t xml:space="preserve">Mejorar servicio, reducir defectos, mejorar productividad, entre otros.</w:t>
            </w:r>
          </w:p>
        </w:tc>
      </w:tr>
      <w:tr>
        <w:trPr>
          <w:cantSplit w:val="0"/>
          <w:trHeight w:val="693"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64">
            <w:pPr>
              <w:spacing w:line="360" w:lineRule="auto"/>
              <w:jc w:val="right"/>
              <w:rPr>
                <w:color w:val="000000"/>
                <w:sz w:val="16"/>
                <w:szCs w:val="16"/>
              </w:rPr>
            </w:pPr>
            <w:r w:rsidDel="00000000" w:rsidR="00000000" w:rsidRPr="00000000">
              <w:rPr>
                <w:color w:val="000000"/>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65">
            <w:pPr>
              <w:spacing w:line="360" w:lineRule="auto"/>
              <w:rPr>
                <w:color w:val="000000"/>
                <w:sz w:val="16"/>
                <w:szCs w:val="16"/>
              </w:rPr>
            </w:pPr>
            <w:r w:rsidDel="00000000" w:rsidR="00000000" w:rsidRPr="00000000">
              <w:rPr>
                <w:color w:val="000000"/>
                <w:sz w:val="16"/>
                <w:szCs w:val="16"/>
                <w:rtl w:val="0"/>
              </w:rPr>
              <w:t xml:space="preserve">Identifi</w:t>
            </w:r>
            <w:r w:rsidDel="00000000" w:rsidR="00000000" w:rsidRPr="00000000">
              <w:rPr>
                <w:sz w:val="16"/>
                <w:szCs w:val="16"/>
                <w:rtl w:val="0"/>
              </w:rPr>
              <w:t xml:space="preserve">car</w:t>
            </w:r>
            <w:r w:rsidDel="00000000" w:rsidR="00000000" w:rsidRPr="00000000">
              <w:rPr>
                <w:color w:val="000000"/>
                <w:sz w:val="16"/>
                <w:szCs w:val="16"/>
                <w:rtl w:val="0"/>
              </w:rPr>
              <w:t xml:space="preserve"> a los miembros del equipo </w:t>
            </w:r>
            <w:r w:rsidDel="00000000" w:rsidR="00000000" w:rsidRPr="00000000">
              <w:rPr>
                <w:i w:val="1"/>
                <w:color w:val="000000"/>
                <w:sz w:val="16"/>
                <w:szCs w:val="16"/>
                <w:rtl w:val="0"/>
              </w:rPr>
              <w:t xml:space="preserve">KAIZEN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66">
            <w:pPr>
              <w:spacing w:line="360" w:lineRule="auto"/>
              <w:rPr>
                <w:color w:val="000000"/>
                <w:sz w:val="16"/>
                <w:szCs w:val="16"/>
              </w:rPr>
            </w:pPr>
            <w:r w:rsidDel="00000000" w:rsidR="00000000" w:rsidRPr="00000000">
              <w:rPr>
                <w:color w:val="000000"/>
                <w:sz w:val="16"/>
                <w:szCs w:val="16"/>
                <w:rtl w:val="0"/>
              </w:rPr>
              <w:t xml:space="preserve">Nombrar líder de equipo, miembros de la misma área y de diferente área.</w:t>
            </w:r>
          </w:p>
        </w:tc>
      </w:tr>
      <w:tr>
        <w:trPr>
          <w:cantSplit w:val="0"/>
          <w:trHeight w:val="900"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68">
            <w:pPr>
              <w:spacing w:line="360" w:lineRule="auto"/>
              <w:jc w:val="right"/>
              <w:rPr>
                <w:color w:val="000000"/>
                <w:sz w:val="16"/>
                <w:szCs w:val="16"/>
              </w:rPr>
            </w:pPr>
            <w:r w:rsidDel="00000000" w:rsidR="00000000" w:rsidRPr="00000000">
              <w:rPr>
                <w:color w:val="000000"/>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69">
            <w:pPr>
              <w:spacing w:line="360" w:lineRule="auto"/>
              <w:rPr>
                <w:color w:val="000000"/>
                <w:sz w:val="16"/>
                <w:szCs w:val="16"/>
              </w:rPr>
            </w:pPr>
            <w:r w:rsidDel="00000000" w:rsidR="00000000" w:rsidRPr="00000000">
              <w:rPr>
                <w:color w:val="000000"/>
                <w:sz w:val="16"/>
                <w:szCs w:val="16"/>
                <w:rtl w:val="0"/>
              </w:rPr>
              <w:t xml:space="preserve">Completar hoja de preparación del </w:t>
            </w:r>
            <w:r w:rsidDel="00000000" w:rsidR="00000000" w:rsidRPr="00000000">
              <w:rPr>
                <w:i w:val="1"/>
                <w:color w:val="000000"/>
                <w:sz w:val="16"/>
                <w:szCs w:val="16"/>
                <w:rtl w:val="0"/>
              </w:rPr>
              <w:t xml:space="preserve">KAIZEN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6A">
            <w:pPr>
              <w:spacing w:line="360" w:lineRule="auto"/>
              <w:rPr>
                <w:color w:val="000000"/>
                <w:sz w:val="16"/>
                <w:szCs w:val="16"/>
              </w:rPr>
            </w:pPr>
            <w:r w:rsidDel="00000000" w:rsidR="00000000" w:rsidRPr="00000000">
              <w:rPr>
                <w:color w:val="000000"/>
                <w:sz w:val="16"/>
                <w:szCs w:val="16"/>
                <w:rtl w:val="0"/>
              </w:rPr>
              <w:t xml:space="preserve">Realizar guion del desarrollo del evento, debe ser aprobado por líder de área</w:t>
            </w:r>
          </w:p>
        </w:tc>
      </w:tr>
      <w:tr>
        <w:trPr>
          <w:cantSplit w:val="0"/>
          <w:trHeight w:val="900"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6C">
            <w:pPr>
              <w:spacing w:line="360" w:lineRule="auto"/>
              <w:jc w:val="right"/>
              <w:rPr>
                <w:color w:val="000000"/>
                <w:sz w:val="16"/>
                <w:szCs w:val="16"/>
              </w:rPr>
            </w:pPr>
            <w:r w:rsidDel="00000000" w:rsidR="00000000" w:rsidRPr="00000000">
              <w:rPr>
                <w:color w:val="000000"/>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6D">
            <w:pPr>
              <w:spacing w:line="360" w:lineRule="auto"/>
              <w:rPr>
                <w:color w:val="000000"/>
                <w:sz w:val="16"/>
                <w:szCs w:val="16"/>
              </w:rPr>
            </w:pPr>
            <w:r w:rsidDel="00000000" w:rsidR="00000000" w:rsidRPr="00000000">
              <w:rPr>
                <w:color w:val="000000"/>
                <w:sz w:val="16"/>
                <w:szCs w:val="16"/>
                <w:rtl w:val="0"/>
              </w:rPr>
              <w:t xml:space="preserve">Ent</w:t>
            </w:r>
            <w:r w:rsidDel="00000000" w:rsidR="00000000" w:rsidRPr="00000000">
              <w:rPr>
                <w:sz w:val="16"/>
                <w:szCs w:val="16"/>
                <w:rtl w:val="0"/>
              </w:rPr>
              <w:t xml:space="preserve">ender</w:t>
            </w:r>
            <w:r w:rsidDel="00000000" w:rsidR="00000000" w:rsidRPr="00000000">
              <w:rPr>
                <w:color w:val="000000"/>
                <w:sz w:val="16"/>
                <w:szCs w:val="16"/>
                <w:rtl w:val="0"/>
              </w:rPr>
              <w:t xml:space="preserve"> la situación actual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6E">
            <w:pPr>
              <w:spacing w:line="360" w:lineRule="auto"/>
              <w:rPr>
                <w:color w:val="000000"/>
                <w:sz w:val="16"/>
                <w:szCs w:val="16"/>
              </w:rPr>
            </w:pPr>
            <w:r w:rsidDel="00000000" w:rsidR="00000000" w:rsidRPr="00000000">
              <w:rPr>
                <w:sz w:val="16"/>
                <w:szCs w:val="16"/>
                <w:rtl w:val="0"/>
              </w:rPr>
              <w:t xml:space="preserve">D</w:t>
            </w:r>
            <w:r w:rsidDel="00000000" w:rsidR="00000000" w:rsidRPr="00000000">
              <w:rPr>
                <w:color w:val="000000"/>
                <w:sz w:val="16"/>
                <w:szCs w:val="16"/>
                <w:rtl w:val="0"/>
              </w:rPr>
              <w:t xml:space="preserve">ocumentar flujo de información, calcular </w:t>
            </w:r>
            <w:r w:rsidDel="00000000" w:rsidR="00000000" w:rsidRPr="00000000">
              <w:rPr>
                <w:i w:val="1"/>
                <w:color w:val="000000"/>
                <w:sz w:val="16"/>
                <w:szCs w:val="16"/>
                <w:rtl w:val="0"/>
              </w:rPr>
              <w:t xml:space="preserve">TACKT</w:t>
            </w:r>
            <w:r w:rsidDel="00000000" w:rsidR="00000000" w:rsidRPr="00000000">
              <w:rPr>
                <w:color w:val="000000"/>
                <w:sz w:val="16"/>
                <w:szCs w:val="16"/>
                <w:rtl w:val="0"/>
              </w:rPr>
              <w:t xml:space="preserve"> time, diagrama espagueti, documentación.</w:t>
            </w:r>
          </w:p>
        </w:tc>
      </w:tr>
      <w:tr>
        <w:trPr>
          <w:cantSplit w:val="0"/>
          <w:trHeight w:val="727"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70">
            <w:pPr>
              <w:spacing w:line="360" w:lineRule="auto"/>
              <w:jc w:val="right"/>
              <w:rPr>
                <w:color w:val="000000"/>
                <w:sz w:val="16"/>
                <w:szCs w:val="16"/>
              </w:rPr>
            </w:pPr>
            <w:r w:rsidDel="00000000" w:rsidR="00000000" w:rsidRPr="00000000">
              <w:rPr>
                <w:color w:val="000000"/>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71">
            <w:pPr>
              <w:spacing w:line="360" w:lineRule="auto"/>
              <w:rPr>
                <w:color w:val="000000"/>
                <w:sz w:val="16"/>
                <w:szCs w:val="16"/>
              </w:rPr>
            </w:pPr>
            <w:r w:rsidDel="00000000" w:rsidR="00000000" w:rsidRPr="00000000">
              <w:rPr>
                <w:color w:val="000000"/>
                <w:sz w:val="16"/>
                <w:szCs w:val="16"/>
                <w:rtl w:val="0"/>
              </w:rPr>
              <w:t xml:space="preserve">Imaginar situación ideal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72">
            <w:pPr>
              <w:spacing w:line="360" w:lineRule="auto"/>
              <w:rPr>
                <w:color w:val="000000"/>
                <w:sz w:val="16"/>
                <w:szCs w:val="16"/>
              </w:rPr>
            </w:pPr>
            <w:r w:rsidDel="00000000" w:rsidR="00000000" w:rsidRPr="00000000">
              <w:rPr>
                <w:color w:val="000000"/>
                <w:sz w:val="16"/>
                <w:szCs w:val="16"/>
                <w:rtl w:val="0"/>
              </w:rPr>
              <w:t xml:space="preserve">Producir al ritmo </w:t>
            </w:r>
            <w:r w:rsidDel="00000000" w:rsidR="00000000" w:rsidRPr="00000000">
              <w:rPr>
                <w:i w:val="1"/>
                <w:color w:val="000000"/>
                <w:sz w:val="16"/>
                <w:szCs w:val="16"/>
                <w:rtl w:val="0"/>
              </w:rPr>
              <w:t xml:space="preserve">tackt time</w:t>
            </w:r>
            <w:r w:rsidDel="00000000" w:rsidR="00000000" w:rsidRPr="00000000">
              <w:rPr>
                <w:color w:val="000000"/>
                <w:sz w:val="16"/>
                <w:szCs w:val="16"/>
                <w:rtl w:val="0"/>
              </w:rPr>
              <w:t xml:space="preserve">, introducir técnica POKA JOKE, eliminar tiempos de espera, analizar movimientos</w:t>
            </w:r>
          </w:p>
        </w:tc>
      </w:tr>
      <w:tr>
        <w:trPr>
          <w:cantSplit w:val="0"/>
          <w:trHeight w:val="600"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74">
            <w:pPr>
              <w:spacing w:line="360" w:lineRule="auto"/>
              <w:jc w:val="right"/>
              <w:rPr>
                <w:color w:val="000000"/>
                <w:sz w:val="16"/>
                <w:szCs w:val="16"/>
              </w:rPr>
            </w:pPr>
            <w:r w:rsidDel="00000000" w:rsidR="00000000" w:rsidRPr="00000000">
              <w:rPr>
                <w:color w:val="000000"/>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75">
            <w:pPr>
              <w:spacing w:line="360" w:lineRule="auto"/>
              <w:rPr>
                <w:color w:val="000000"/>
                <w:sz w:val="16"/>
                <w:szCs w:val="16"/>
              </w:rPr>
            </w:pPr>
            <w:r w:rsidDel="00000000" w:rsidR="00000000" w:rsidRPr="00000000">
              <w:rPr>
                <w:color w:val="000000"/>
                <w:sz w:val="16"/>
                <w:szCs w:val="16"/>
                <w:rtl w:val="0"/>
              </w:rPr>
              <w:t xml:space="preserve">Cuantificar los resultados esperados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76">
            <w:pPr>
              <w:spacing w:line="360" w:lineRule="auto"/>
              <w:rPr>
                <w:color w:val="000000"/>
                <w:sz w:val="16"/>
                <w:szCs w:val="16"/>
              </w:rPr>
            </w:pPr>
            <w:r w:rsidDel="00000000" w:rsidR="00000000" w:rsidRPr="00000000">
              <w:rPr>
                <w:sz w:val="16"/>
                <w:szCs w:val="16"/>
                <w:rtl w:val="0"/>
              </w:rPr>
              <w:t xml:space="preserve">D</w:t>
            </w:r>
            <w:r w:rsidDel="00000000" w:rsidR="00000000" w:rsidRPr="00000000">
              <w:rPr>
                <w:color w:val="000000"/>
                <w:sz w:val="16"/>
                <w:szCs w:val="16"/>
                <w:rtl w:val="0"/>
              </w:rPr>
              <w:t xml:space="preserve">eterminar mediciones del evento, calcular resultados esperados</w:t>
            </w:r>
          </w:p>
        </w:tc>
      </w:tr>
      <w:tr>
        <w:trPr>
          <w:cantSplit w:val="0"/>
          <w:trHeight w:val="600"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78">
            <w:pPr>
              <w:spacing w:line="360" w:lineRule="auto"/>
              <w:jc w:val="right"/>
              <w:rPr>
                <w:color w:val="000000"/>
                <w:sz w:val="16"/>
                <w:szCs w:val="16"/>
              </w:rPr>
            </w:pPr>
            <w:r w:rsidDel="00000000" w:rsidR="00000000" w:rsidRPr="00000000">
              <w:rPr>
                <w:color w:val="000000"/>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79">
            <w:pPr>
              <w:spacing w:line="360" w:lineRule="auto"/>
              <w:rPr>
                <w:color w:val="000000"/>
                <w:sz w:val="16"/>
                <w:szCs w:val="16"/>
              </w:rPr>
            </w:pPr>
            <w:r w:rsidDel="00000000" w:rsidR="00000000" w:rsidRPr="00000000">
              <w:rPr>
                <w:color w:val="000000"/>
                <w:sz w:val="16"/>
                <w:szCs w:val="16"/>
                <w:rtl w:val="0"/>
              </w:rPr>
              <w:t xml:space="preserve">Desarrollar estrategia </w:t>
            </w:r>
            <w:r w:rsidDel="00000000" w:rsidR="00000000" w:rsidRPr="00000000">
              <w:rPr>
                <w:i w:val="1"/>
                <w:color w:val="000000"/>
                <w:sz w:val="16"/>
                <w:szCs w:val="16"/>
                <w:rtl w:val="0"/>
              </w:rPr>
              <w:t xml:space="preserve">KAIZEN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7A">
            <w:pPr>
              <w:spacing w:line="360" w:lineRule="auto"/>
              <w:rPr>
                <w:color w:val="000000"/>
                <w:sz w:val="16"/>
                <w:szCs w:val="16"/>
              </w:rPr>
            </w:pPr>
            <w:r w:rsidDel="00000000" w:rsidR="00000000" w:rsidRPr="00000000">
              <w:rPr>
                <w:color w:val="000000"/>
                <w:sz w:val="16"/>
                <w:szCs w:val="16"/>
                <w:rtl w:val="0"/>
              </w:rPr>
              <w:t xml:space="preserve">Identificar obstáculos, utilizar simulaciones y pruebas</w:t>
            </w:r>
          </w:p>
        </w:tc>
      </w:tr>
      <w:tr>
        <w:trPr>
          <w:cantSplit w:val="0"/>
          <w:trHeight w:val="769"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7C">
            <w:pPr>
              <w:spacing w:line="360" w:lineRule="auto"/>
              <w:jc w:val="right"/>
              <w:rPr>
                <w:color w:val="000000"/>
                <w:sz w:val="16"/>
                <w:szCs w:val="16"/>
              </w:rPr>
            </w:pPr>
            <w:r w:rsidDel="00000000" w:rsidR="00000000" w:rsidRPr="00000000">
              <w:rPr>
                <w:color w:val="000000"/>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7D">
            <w:pPr>
              <w:spacing w:line="360" w:lineRule="auto"/>
              <w:rPr>
                <w:color w:val="000000"/>
                <w:sz w:val="16"/>
                <w:szCs w:val="16"/>
              </w:rPr>
            </w:pPr>
            <w:r w:rsidDel="00000000" w:rsidR="00000000" w:rsidRPr="00000000">
              <w:rPr>
                <w:color w:val="000000"/>
                <w:sz w:val="16"/>
                <w:szCs w:val="16"/>
                <w:rtl w:val="0"/>
              </w:rPr>
              <w:t xml:space="preserve">Desarrollar plan de acciones </w:t>
            </w:r>
            <w:r w:rsidDel="00000000" w:rsidR="00000000" w:rsidRPr="00000000">
              <w:rPr>
                <w:i w:val="1"/>
                <w:color w:val="000000"/>
                <w:sz w:val="16"/>
                <w:szCs w:val="16"/>
                <w:rtl w:val="0"/>
              </w:rPr>
              <w:t xml:space="preserve">KAIZEN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7E">
            <w:pPr>
              <w:spacing w:line="360" w:lineRule="auto"/>
              <w:rPr>
                <w:color w:val="000000"/>
                <w:sz w:val="16"/>
                <w:szCs w:val="16"/>
              </w:rPr>
            </w:pPr>
            <w:r w:rsidDel="00000000" w:rsidR="00000000" w:rsidRPr="00000000">
              <w:rPr>
                <w:color w:val="000000"/>
                <w:sz w:val="16"/>
                <w:szCs w:val="16"/>
                <w:rtl w:val="0"/>
              </w:rPr>
              <w:t xml:space="preserve">Documentar acciones, identificar recursos requeridos, establecer responsabilidades, fechas y tiempos</w:t>
            </w:r>
          </w:p>
        </w:tc>
      </w:tr>
      <w:tr>
        <w:trPr>
          <w:cantSplit w:val="0"/>
          <w:trHeight w:val="694"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7F">
            <w:pPr>
              <w:spacing w:line="360" w:lineRule="auto"/>
              <w:jc w:val="center"/>
              <w:rPr>
                <w:color w:val="000000"/>
                <w:sz w:val="16"/>
                <w:szCs w:val="16"/>
              </w:rPr>
            </w:pPr>
            <w:r w:rsidDel="00000000" w:rsidR="00000000" w:rsidRPr="00000000">
              <w:rPr>
                <w:color w:val="000000"/>
                <w:sz w:val="16"/>
                <w:szCs w:val="16"/>
                <w:rtl w:val="0"/>
              </w:rPr>
              <w:t xml:space="preserve">HACER</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80">
            <w:pPr>
              <w:spacing w:line="360" w:lineRule="auto"/>
              <w:jc w:val="right"/>
              <w:rPr>
                <w:color w:val="000000"/>
                <w:sz w:val="16"/>
                <w:szCs w:val="16"/>
              </w:rPr>
            </w:pPr>
            <w:r w:rsidDel="00000000" w:rsidR="00000000" w:rsidRPr="00000000">
              <w:rPr>
                <w:color w:val="000000"/>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81">
            <w:pPr>
              <w:spacing w:line="360" w:lineRule="auto"/>
              <w:rPr>
                <w:color w:val="000000"/>
                <w:sz w:val="16"/>
                <w:szCs w:val="16"/>
              </w:rPr>
            </w:pPr>
            <w:r w:rsidDel="00000000" w:rsidR="00000000" w:rsidRPr="00000000">
              <w:rPr>
                <w:sz w:val="16"/>
                <w:szCs w:val="16"/>
                <w:rtl w:val="0"/>
              </w:rPr>
              <w:t xml:space="preserve">Implementar</w:t>
            </w:r>
            <w:r w:rsidDel="00000000" w:rsidR="00000000" w:rsidRPr="00000000">
              <w:rPr>
                <w:color w:val="000000"/>
                <w:sz w:val="16"/>
                <w:szCs w:val="16"/>
                <w:rtl w:val="0"/>
              </w:rPr>
              <w:t xml:space="preserve"> el </w:t>
            </w:r>
            <w:r w:rsidDel="00000000" w:rsidR="00000000" w:rsidRPr="00000000">
              <w:rPr>
                <w:i w:val="1"/>
                <w:color w:val="000000"/>
                <w:sz w:val="16"/>
                <w:szCs w:val="16"/>
                <w:rtl w:val="0"/>
              </w:rPr>
              <w:t xml:space="preserve">KAIZEN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82">
            <w:pPr>
              <w:spacing w:line="360" w:lineRule="auto"/>
              <w:rPr>
                <w:color w:val="000000"/>
                <w:sz w:val="16"/>
                <w:szCs w:val="16"/>
              </w:rPr>
            </w:pPr>
            <w:r w:rsidDel="00000000" w:rsidR="00000000" w:rsidRPr="00000000">
              <w:rPr>
                <w:color w:val="000000"/>
                <w:sz w:val="16"/>
                <w:szCs w:val="16"/>
                <w:rtl w:val="0"/>
              </w:rPr>
              <w:t xml:space="preserve">Desarrollar el evento según lo planeado, mejorar métodos, modificar </w:t>
            </w:r>
            <w:r w:rsidDel="00000000" w:rsidR="00000000" w:rsidRPr="00000000">
              <w:rPr>
                <w:i w:val="1"/>
                <w:color w:val="000000"/>
                <w:sz w:val="16"/>
                <w:szCs w:val="16"/>
                <w:rtl w:val="0"/>
              </w:rPr>
              <w:t xml:space="preserve">layout</w:t>
            </w:r>
            <w:r w:rsidDel="00000000" w:rsidR="00000000" w:rsidRPr="00000000">
              <w:rPr>
                <w:color w:val="000000"/>
                <w:sz w:val="16"/>
                <w:szCs w:val="16"/>
                <w:rtl w:val="0"/>
              </w:rPr>
              <w:t xml:space="preserve">, observar comportamientos, realizar cambios</w:t>
            </w:r>
          </w:p>
        </w:tc>
      </w:tr>
      <w:tr>
        <w:trPr>
          <w:cantSplit w:val="0"/>
          <w:trHeight w:val="564"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84">
            <w:pPr>
              <w:spacing w:line="360" w:lineRule="auto"/>
              <w:jc w:val="right"/>
              <w:rPr>
                <w:color w:val="000000"/>
                <w:sz w:val="16"/>
                <w:szCs w:val="16"/>
              </w:rPr>
            </w:pPr>
            <w:r w:rsidDel="00000000" w:rsidR="00000000" w:rsidRPr="00000000">
              <w:rPr>
                <w:color w:val="000000"/>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85">
            <w:pPr>
              <w:spacing w:line="360" w:lineRule="auto"/>
              <w:rPr>
                <w:color w:val="000000"/>
                <w:sz w:val="16"/>
                <w:szCs w:val="16"/>
              </w:rPr>
            </w:pPr>
            <w:r w:rsidDel="00000000" w:rsidR="00000000" w:rsidRPr="00000000">
              <w:rPr>
                <w:color w:val="000000"/>
                <w:sz w:val="16"/>
                <w:szCs w:val="16"/>
                <w:rtl w:val="0"/>
              </w:rPr>
              <w:t xml:space="preserve">Verificar los resultados de corto plazo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86">
            <w:pPr>
              <w:spacing w:line="360" w:lineRule="auto"/>
              <w:rPr>
                <w:color w:val="000000"/>
                <w:sz w:val="16"/>
                <w:szCs w:val="16"/>
              </w:rPr>
            </w:pPr>
            <w:r w:rsidDel="00000000" w:rsidR="00000000" w:rsidRPr="00000000">
              <w:rPr>
                <w:color w:val="000000"/>
                <w:sz w:val="16"/>
                <w:szCs w:val="16"/>
                <w:rtl w:val="0"/>
              </w:rPr>
              <w:t xml:space="preserve">Seguimiento a los colaboradores, verificar progreso, seguimiento al proceso</w:t>
            </w:r>
          </w:p>
        </w:tc>
      </w:tr>
      <w:tr>
        <w:trPr>
          <w:cantSplit w:val="0"/>
          <w:trHeight w:val="68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88">
            <w:pPr>
              <w:spacing w:line="360" w:lineRule="auto"/>
              <w:jc w:val="right"/>
              <w:rPr>
                <w:color w:val="000000"/>
                <w:sz w:val="16"/>
                <w:szCs w:val="16"/>
              </w:rPr>
            </w:pPr>
            <w:r w:rsidDel="00000000" w:rsidR="00000000" w:rsidRPr="00000000">
              <w:rPr>
                <w:color w:val="000000"/>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89">
            <w:pPr>
              <w:spacing w:line="360" w:lineRule="auto"/>
              <w:rPr>
                <w:color w:val="000000"/>
                <w:sz w:val="16"/>
                <w:szCs w:val="16"/>
              </w:rPr>
            </w:pPr>
            <w:r w:rsidDel="00000000" w:rsidR="00000000" w:rsidRPr="00000000">
              <w:rPr>
                <w:color w:val="000000"/>
                <w:sz w:val="16"/>
                <w:szCs w:val="16"/>
                <w:rtl w:val="0"/>
              </w:rPr>
              <w:t xml:space="preserve">Document</w:t>
            </w:r>
            <w:r w:rsidDel="00000000" w:rsidR="00000000" w:rsidRPr="00000000">
              <w:rPr>
                <w:sz w:val="16"/>
                <w:szCs w:val="16"/>
                <w:rtl w:val="0"/>
              </w:rPr>
              <w:t xml:space="preserve">ar</w:t>
            </w:r>
            <w:r w:rsidDel="00000000" w:rsidR="00000000" w:rsidRPr="00000000">
              <w:rPr>
                <w:color w:val="000000"/>
                <w:sz w:val="16"/>
                <w:szCs w:val="16"/>
                <w:rtl w:val="0"/>
              </w:rPr>
              <w:t xml:space="preserve"> actividades </w:t>
            </w:r>
            <w:r w:rsidDel="00000000" w:rsidR="00000000" w:rsidRPr="00000000">
              <w:rPr>
                <w:i w:val="1"/>
                <w:color w:val="000000"/>
                <w:sz w:val="16"/>
                <w:szCs w:val="16"/>
                <w:rtl w:val="0"/>
              </w:rPr>
              <w:t xml:space="preserve">KAIZEN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8A">
            <w:pPr>
              <w:spacing w:line="360" w:lineRule="auto"/>
              <w:rPr>
                <w:color w:val="000000"/>
                <w:sz w:val="16"/>
                <w:szCs w:val="16"/>
              </w:rPr>
            </w:pPr>
            <w:r w:rsidDel="00000000" w:rsidR="00000000" w:rsidRPr="00000000">
              <w:rPr>
                <w:color w:val="000000"/>
                <w:sz w:val="16"/>
                <w:szCs w:val="16"/>
                <w:rtl w:val="0"/>
              </w:rPr>
              <w:t xml:space="preserve">Preparar formatos, registrar información, realizar registros fotográficos</w:t>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8B">
            <w:pPr>
              <w:spacing w:line="360" w:lineRule="auto"/>
              <w:rPr>
                <w:color w:val="000000"/>
                <w:sz w:val="16"/>
                <w:szCs w:val="16"/>
              </w:rPr>
            </w:pPr>
            <w:r w:rsidDel="00000000" w:rsidR="00000000" w:rsidRPr="00000000">
              <w:rPr>
                <w:color w:val="000000"/>
                <w:sz w:val="16"/>
                <w:szCs w:val="16"/>
                <w:rtl w:val="0"/>
              </w:rPr>
              <w:t xml:space="preserve">VERIFICAR- ACTUAR</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8C">
            <w:pPr>
              <w:spacing w:line="360" w:lineRule="auto"/>
              <w:jc w:val="right"/>
              <w:rPr>
                <w:color w:val="000000"/>
                <w:sz w:val="16"/>
                <w:szCs w:val="16"/>
              </w:rPr>
            </w:pPr>
            <w:r w:rsidDel="00000000" w:rsidR="00000000" w:rsidRPr="00000000">
              <w:rPr>
                <w:color w:val="000000"/>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8D">
            <w:pPr>
              <w:spacing w:line="360" w:lineRule="auto"/>
              <w:rPr>
                <w:color w:val="000000"/>
                <w:sz w:val="16"/>
                <w:szCs w:val="16"/>
              </w:rPr>
            </w:pPr>
            <w:r w:rsidDel="00000000" w:rsidR="00000000" w:rsidRPr="00000000">
              <w:rPr>
                <w:color w:val="000000"/>
                <w:sz w:val="16"/>
                <w:szCs w:val="16"/>
                <w:rtl w:val="0"/>
              </w:rPr>
              <w:t xml:space="preserve">Confirm</w:t>
            </w:r>
            <w:r w:rsidDel="00000000" w:rsidR="00000000" w:rsidRPr="00000000">
              <w:rPr>
                <w:sz w:val="16"/>
                <w:szCs w:val="16"/>
                <w:rtl w:val="0"/>
              </w:rPr>
              <w:t xml:space="preserve">ar </w:t>
            </w:r>
            <w:r w:rsidDel="00000000" w:rsidR="00000000" w:rsidRPr="00000000">
              <w:rPr>
                <w:color w:val="000000"/>
                <w:sz w:val="16"/>
                <w:szCs w:val="16"/>
                <w:rtl w:val="0"/>
              </w:rPr>
              <w:t xml:space="preserve">los resultados a largo plazo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8E">
            <w:pPr>
              <w:spacing w:line="360" w:lineRule="auto"/>
              <w:rPr>
                <w:color w:val="000000"/>
                <w:sz w:val="16"/>
                <w:szCs w:val="16"/>
              </w:rPr>
            </w:pPr>
            <w:r w:rsidDel="00000000" w:rsidR="00000000" w:rsidRPr="00000000">
              <w:rPr>
                <w:color w:val="000000"/>
                <w:sz w:val="16"/>
                <w:szCs w:val="16"/>
                <w:rtl w:val="0"/>
              </w:rPr>
              <w:t xml:space="preserve">Responsable del evento realizar seguimiento con programa, presentar resultados y estandarizar, sino da resultado volver a iniciar.</w:t>
            </w:r>
          </w:p>
        </w:tc>
      </w:tr>
    </w:tbl>
    <w:p w:rsidR="00000000" w:rsidDel="00000000" w:rsidP="00000000" w:rsidRDefault="00000000" w:rsidRPr="00000000" w14:paraId="0000038F">
      <w:pPr>
        <w:spacing w:line="360" w:lineRule="auto"/>
        <w:rPr>
          <w:sz w:val="20"/>
          <w:szCs w:val="20"/>
        </w:rPr>
      </w:pPr>
      <w:r w:rsidDel="00000000" w:rsidR="00000000" w:rsidRPr="00000000">
        <w:rPr>
          <w:sz w:val="20"/>
          <w:szCs w:val="20"/>
          <w:rtl w:val="0"/>
        </w:rPr>
        <w:t xml:space="preserve">                 Nota. SENA (2020).</w:t>
      </w:r>
    </w:p>
    <w:p w:rsidR="00000000" w:rsidDel="00000000" w:rsidP="00000000" w:rsidRDefault="00000000" w:rsidRPr="00000000" w14:paraId="00000390">
      <w:pPr>
        <w:pStyle w:val="Heading3"/>
        <w:spacing w:line="360" w:lineRule="auto"/>
        <w:rPr>
          <w:b w:val="1"/>
          <w:i w:val="1"/>
          <w:color w:val="000000"/>
          <w:sz w:val="20"/>
          <w:szCs w:val="20"/>
        </w:rPr>
      </w:pPr>
      <w:bookmarkStart w:colFirst="0" w:colLast="0" w:name="_heading=h.4i7ojhp" w:id="25"/>
      <w:bookmarkEnd w:id="25"/>
      <w:r w:rsidDel="00000000" w:rsidR="00000000" w:rsidRPr="00000000">
        <w:rPr>
          <w:b w:val="1"/>
          <w:i w:val="1"/>
          <w:color w:val="000000"/>
          <w:sz w:val="20"/>
          <w:szCs w:val="20"/>
          <w:rtl w:val="0"/>
        </w:rPr>
        <w:t xml:space="preserve">5.2.3 Six sigma.</w:t>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line="360" w:lineRule="auto"/>
        <w:jc w:val="both"/>
        <w:rPr>
          <w:sz w:val="20"/>
          <w:szCs w:val="20"/>
          <w:highlight w:val="white"/>
        </w:rPr>
      </w:pPr>
      <w:r w:rsidDel="00000000" w:rsidR="00000000" w:rsidRPr="00000000">
        <w:rPr>
          <w:sz w:val="20"/>
          <w:szCs w:val="20"/>
          <w:rtl w:val="0"/>
        </w:rPr>
        <w:t xml:space="preserve">Es un modelo de gestión, se conoce por sus siglas en inglés </w:t>
      </w:r>
      <w:r w:rsidDel="00000000" w:rsidR="00000000" w:rsidRPr="00000000">
        <w:rPr>
          <w:i w:val="1"/>
          <w:sz w:val="20"/>
          <w:szCs w:val="20"/>
          <w:highlight w:val="white"/>
          <w:rtl w:val="0"/>
        </w:rPr>
        <w:t xml:space="preserve">DMAIC</w:t>
      </w:r>
      <w:r w:rsidDel="00000000" w:rsidR="00000000" w:rsidRPr="00000000">
        <w:rPr>
          <w:sz w:val="20"/>
          <w:szCs w:val="20"/>
          <w:highlight w:val="white"/>
          <w:rtl w:val="0"/>
        </w:rPr>
        <w:t xml:space="preserve">, e</w:t>
      </w:r>
      <w:r w:rsidDel="00000000" w:rsidR="00000000" w:rsidRPr="00000000">
        <w:rPr>
          <w:sz w:val="20"/>
          <w:szCs w:val="20"/>
          <w:rtl w:val="0"/>
        </w:rPr>
        <w:t xml:space="preserve">l objetivo es el mejoramiento de los procesos; </w:t>
      </w:r>
      <w:r w:rsidDel="00000000" w:rsidR="00000000" w:rsidRPr="00000000">
        <w:rPr>
          <w:sz w:val="20"/>
          <w:szCs w:val="20"/>
          <w:highlight w:val="white"/>
          <w:rtl w:val="0"/>
        </w:rPr>
        <w:t xml:space="preserve">cuya traducción es asociada a las siguientes palabras:</w:t>
      </w:r>
    </w:p>
    <w:p w:rsidR="00000000" w:rsidDel="00000000" w:rsidP="00000000" w:rsidRDefault="00000000" w:rsidRPr="00000000" w14:paraId="00000392">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sdt>
        <w:sdtPr>
          <w:tag w:val="goog_rdk_113"/>
        </w:sdtPr>
        <w:sdtContent>
          <w:commentRangeStart w:id="61"/>
        </w:sdtContent>
      </w:sdt>
      <w:r w:rsidDel="00000000" w:rsidR="00000000" w:rsidRPr="00000000">
        <w:rPr>
          <w:color w:val="000000"/>
          <w:sz w:val="20"/>
          <w:szCs w:val="20"/>
          <w:rtl w:val="0"/>
        </w:rPr>
        <w:t xml:space="preserve">Definir:  </w:t>
      </w:r>
      <w:r w:rsidDel="00000000" w:rsidR="00000000" w:rsidRPr="00000000">
        <w:rPr>
          <w:sz w:val="20"/>
          <w:szCs w:val="20"/>
          <w:rtl w:val="0"/>
        </w:rPr>
        <w:t xml:space="preserve">e</w:t>
      </w:r>
      <w:r w:rsidDel="00000000" w:rsidR="00000000" w:rsidRPr="00000000">
        <w:rPr>
          <w:color w:val="000000"/>
          <w:sz w:val="20"/>
          <w:szCs w:val="20"/>
          <w:rtl w:val="0"/>
        </w:rPr>
        <w:t xml:space="preserve">l objetivo del problema o defecto para validar, además de los miembros del programa.</w:t>
      </w:r>
    </w:p>
    <w:p w:rsidR="00000000" w:rsidDel="00000000" w:rsidP="00000000" w:rsidRDefault="00000000" w:rsidRPr="00000000" w14:paraId="00000393">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Medir: </w:t>
      </w:r>
      <w:r w:rsidDel="00000000" w:rsidR="00000000" w:rsidRPr="00000000">
        <w:rPr>
          <w:sz w:val="20"/>
          <w:szCs w:val="20"/>
          <w:rtl w:val="0"/>
        </w:rPr>
        <w:t xml:space="preserve">e</w:t>
      </w:r>
      <w:r w:rsidDel="00000000" w:rsidR="00000000" w:rsidRPr="00000000">
        <w:rPr>
          <w:color w:val="000000"/>
          <w:sz w:val="20"/>
          <w:szCs w:val="20"/>
          <w:rtl w:val="0"/>
        </w:rPr>
        <w:t xml:space="preserve">ntender el problema o defecto.</w:t>
      </w:r>
    </w:p>
    <w:p w:rsidR="00000000" w:rsidDel="00000000" w:rsidP="00000000" w:rsidRDefault="00000000" w:rsidRPr="00000000" w14:paraId="00000394">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Analizar: </w:t>
      </w:r>
      <w:r w:rsidDel="00000000" w:rsidR="00000000" w:rsidRPr="00000000">
        <w:rPr>
          <w:sz w:val="20"/>
          <w:szCs w:val="20"/>
          <w:rtl w:val="0"/>
        </w:rPr>
        <w:t xml:space="preserve">i</w:t>
      </w:r>
      <w:r w:rsidDel="00000000" w:rsidR="00000000" w:rsidRPr="00000000">
        <w:rPr>
          <w:color w:val="000000"/>
          <w:sz w:val="20"/>
          <w:szCs w:val="20"/>
          <w:rtl w:val="0"/>
        </w:rPr>
        <w:t xml:space="preserve">nvestigar causas reales del problema o defecto.</w:t>
      </w:r>
    </w:p>
    <w:p w:rsidR="00000000" w:rsidDel="00000000" w:rsidP="00000000" w:rsidRDefault="00000000" w:rsidRPr="00000000" w14:paraId="00000395">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Mejorar: </w:t>
      </w:r>
      <w:r w:rsidDel="00000000" w:rsidR="00000000" w:rsidRPr="00000000">
        <w:rPr>
          <w:sz w:val="20"/>
          <w:szCs w:val="20"/>
          <w:rtl w:val="0"/>
        </w:rPr>
        <w:t xml:space="preserve">d</w:t>
      </w:r>
      <w:r w:rsidDel="00000000" w:rsidR="00000000" w:rsidRPr="00000000">
        <w:rPr>
          <w:color w:val="000000"/>
          <w:sz w:val="20"/>
          <w:szCs w:val="20"/>
          <w:rtl w:val="0"/>
        </w:rPr>
        <w:t xml:space="preserve">eterminar las mejoras.</w:t>
      </w:r>
    </w:p>
    <w:p w:rsidR="00000000" w:rsidDel="00000000" w:rsidP="00000000" w:rsidRDefault="00000000" w:rsidRPr="00000000" w14:paraId="00000396">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Controlar:  </w:t>
      </w:r>
      <w:r w:rsidDel="00000000" w:rsidR="00000000" w:rsidRPr="00000000">
        <w:rPr>
          <w:sz w:val="20"/>
          <w:szCs w:val="20"/>
          <w:rtl w:val="0"/>
        </w:rPr>
        <w:t xml:space="preserve">t</w:t>
      </w:r>
      <w:r w:rsidDel="00000000" w:rsidR="00000000" w:rsidRPr="00000000">
        <w:rPr>
          <w:color w:val="000000"/>
          <w:sz w:val="20"/>
          <w:szCs w:val="20"/>
          <w:rtl w:val="0"/>
        </w:rPr>
        <w:t xml:space="preserve">omar medidas para mantener el progreso, valorando en términos económicos y el nivel de satisfacción al cliente.</w: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397">
      <w:pPr>
        <w:shd w:fill="ffffff" w:val="clear"/>
        <w:spacing w:line="360" w:lineRule="auto"/>
        <w:ind w:left="720" w:firstLine="0"/>
        <w:rPr>
          <w:b w:val="1"/>
          <w:sz w:val="20"/>
          <w:szCs w:val="20"/>
        </w:rPr>
      </w:pPr>
      <w:r w:rsidDel="00000000" w:rsidR="00000000" w:rsidRPr="00000000">
        <w:rPr>
          <w:rtl w:val="0"/>
        </w:rPr>
      </w:r>
    </w:p>
    <w:p w:rsidR="00000000" w:rsidDel="00000000" w:rsidP="00000000" w:rsidRDefault="00000000" w:rsidRPr="00000000" w14:paraId="00000398">
      <w:pPr>
        <w:shd w:fill="ffffff" w:val="clear"/>
        <w:spacing w:line="360" w:lineRule="auto"/>
        <w:jc w:val="both"/>
        <w:rPr>
          <w:sz w:val="20"/>
          <w:szCs w:val="20"/>
        </w:rPr>
      </w:pPr>
      <w:r w:rsidDel="00000000" w:rsidR="00000000" w:rsidRPr="00000000">
        <w:rPr>
          <w:sz w:val="20"/>
          <w:szCs w:val="20"/>
          <w:rtl w:val="0"/>
        </w:rPr>
        <w:t xml:space="preserve">El nombre proviene en los casos en que se presenta una menor variación entre los datos y así mismo es la desviación estándar es menor, y por lo tanto mayor va a ser la sigma alcanzando el nivel 6. </w:t>
      </w:r>
      <w:r w:rsidDel="00000000" w:rsidR="00000000" w:rsidRPr="00000000">
        <w:rPr>
          <w:i w:val="1"/>
          <w:sz w:val="20"/>
          <w:szCs w:val="20"/>
          <w:rtl w:val="0"/>
        </w:rPr>
        <w:t xml:space="preserve">Six</w:t>
      </w:r>
      <w:r w:rsidDel="00000000" w:rsidR="00000000" w:rsidRPr="00000000">
        <w:rPr>
          <w:sz w:val="20"/>
          <w:szCs w:val="20"/>
          <w:rtl w:val="0"/>
        </w:rPr>
        <w:t xml:space="preserve"> </w:t>
      </w:r>
      <w:r w:rsidDel="00000000" w:rsidR="00000000" w:rsidRPr="00000000">
        <w:rPr>
          <w:i w:val="1"/>
          <w:sz w:val="20"/>
          <w:szCs w:val="20"/>
          <w:rtl w:val="0"/>
        </w:rPr>
        <w:t xml:space="preserve">sigma</w:t>
      </w:r>
      <w:r w:rsidDel="00000000" w:rsidR="00000000" w:rsidRPr="00000000">
        <w:rPr>
          <w:sz w:val="20"/>
          <w:szCs w:val="20"/>
          <w:rtl w:val="0"/>
        </w:rPr>
        <w:t xml:space="preserve"> sigue un modelo llamado ciclo DMAIC (Definir, Medir, Analizar, Mejorar y Controlar) lo cual es verificable en la figura 21.</w:t>
      </w:r>
    </w:p>
    <w:p w:rsidR="00000000" w:rsidDel="00000000" w:rsidP="00000000" w:rsidRDefault="00000000" w:rsidRPr="00000000" w14:paraId="00000399">
      <w:pPr>
        <w:rPr/>
      </w:pPr>
      <w:r w:rsidDel="00000000" w:rsidR="00000000" w:rsidRPr="00000000">
        <w:br w:type="page"/>
      </w:r>
      <w:r w:rsidDel="00000000" w:rsidR="00000000" w:rsidRPr="00000000">
        <w:rPr>
          <w:rtl w:val="0"/>
        </w:rPr>
      </w:r>
    </w:p>
    <w:p w:rsidR="00000000" w:rsidDel="00000000" w:rsidP="00000000" w:rsidRDefault="00000000" w:rsidRPr="00000000" w14:paraId="0000039A">
      <w:pPr>
        <w:rPr>
          <w:b w:val="1"/>
          <w:i w:val="1"/>
          <w:sz w:val="20"/>
          <w:szCs w:val="20"/>
        </w:rPr>
      </w:pPr>
      <w:r w:rsidDel="00000000" w:rsidR="00000000" w:rsidRPr="00000000">
        <w:rPr>
          <w:rtl w:val="0"/>
        </w:rPr>
      </w:r>
    </w:p>
    <w:p w:rsidR="00000000" w:rsidDel="00000000" w:rsidP="00000000" w:rsidRDefault="00000000" w:rsidRPr="00000000" w14:paraId="0000039B">
      <w:pPr>
        <w:shd w:fill="ffffff" w:val="clear"/>
        <w:spacing w:line="360" w:lineRule="auto"/>
        <w:rPr>
          <w:sz w:val="20"/>
          <w:szCs w:val="20"/>
        </w:rPr>
      </w:pPr>
      <w:r w:rsidDel="00000000" w:rsidR="00000000" w:rsidRPr="00000000">
        <w:rPr>
          <w:b w:val="1"/>
          <w:sz w:val="20"/>
          <w:szCs w:val="20"/>
          <w:rtl w:val="0"/>
        </w:rPr>
        <w:t xml:space="preserve">Figura 21</w:t>
      </w:r>
      <w:r w:rsidDel="00000000" w:rsidR="00000000" w:rsidRPr="00000000">
        <w:rPr>
          <w:sz w:val="20"/>
          <w:szCs w:val="20"/>
          <w:rtl w:val="0"/>
        </w:rPr>
        <w:t xml:space="preserve"> </w:t>
      </w:r>
    </w:p>
    <w:p w:rsidR="00000000" w:rsidDel="00000000" w:rsidP="00000000" w:rsidRDefault="00000000" w:rsidRPr="00000000" w14:paraId="0000039C">
      <w:pPr>
        <w:shd w:fill="ffffff" w:val="clear"/>
        <w:spacing w:line="360" w:lineRule="auto"/>
        <w:rPr>
          <w:b w:val="1"/>
          <w:i w:val="1"/>
          <w:sz w:val="20"/>
          <w:szCs w:val="20"/>
        </w:rPr>
      </w:pPr>
      <w:r w:rsidDel="00000000" w:rsidR="00000000" w:rsidRPr="00000000">
        <w:rPr>
          <w:i w:val="1"/>
          <w:sz w:val="20"/>
          <w:szCs w:val="20"/>
          <w:rtl w:val="0"/>
        </w:rPr>
        <w:t xml:space="preserve">Ciclo </w:t>
      </w:r>
      <w:sdt>
        <w:sdtPr>
          <w:tag w:val="goog_rdk_114"/>
        </w:sdtPr>
        <w:sdtContent>
          <w:commentRangeStart w:id="62"/>
        </w:sdtContent>
      </w:sdt>
      <w:r w:rsidDel="00000000" w:rsidR="00000000" w:rsidRPr="00000000">
        <w:rPr>
          <w:i w:val="1"/>
          <w:sz w:val="20"/>
          <w:szCs w:val="20"/>
          <w:rtl w:val="0"/>
        </w:rPr>
        <w:t xml:space="preserve">DMAIC</w:t>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39D">
      <w:pPr>
        <w:shd w:fill="ffffff" w:val="clear"/>
        <w:spacing w:line="360" w:lineRule="auto"/>
        <w:jc w:val="center"/>
        <w:rPr>
          <w:b w:val="1"/>
          <w:sz w:val="20"/>
          <w:szCs w:val="20"/>
        </w:rPr>
      </w:pPr>
      <w:r w:rsidDel="00000000" w:rsidR="00000000" w:rsidRPr="00000000">
        <w:rPr>
          <w:rFonts w:ascii="Calibri" w:cs="Calibri" w:eastAsia="Calibri" w:hAnsi="Calibri"/>
        </w:rPr>
        <w:drawing>
          <wp:inline distB="0" distT="0" distL="0" distR="0">
            <wp:extent cx="4969167" cy="4581959"/>
            <wp:effectExtent b="0" l="0" r="0" t="0"/>
            <wp:docPr id="1208723163" name="image13.png"/>
            <a:graphic>
              <a:graphicData uri="http://schemas.openxmlformats.org/drawingml/2006/picture">
                <pic:pic>
                  <pic:nvPicPr>
                    <pic:cNvPr id="0" name="image13.png"/>
                    <pic:cNvPicPr preferRelativeResize="0"/>
                  </pic:nvPicPr>
                  <pic:blipFill>
                    <a:blip r:embed="rId53"/>
                    <a:srcRect b="9310" l="31168" r="25185" t="19143"/>
                    <a:stretch>
                      <a:fillRect/>
                    </a:stretch>
                  </pic:blipFill>
                  <pic:spPr>
                    <a:xfrm>
                      <a:off x="0" y="0"/>
                      <a:ext cx="4969167" cy="4581959"/>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hd w:fill="ffffff" w:val="clear"/>
        <w:spacing w:line="360" w:lineRule="auto"/>
        <w:rPr>
          <w:sz w:val="20"/>
          <w:szCs w:val="20"/>
        </w:rPr>
      </w:pPr>
      <w:r w:rsidDel="00000000" w:rsidR="00000000" w:rsidRPr="00000000">
        <w:rPr>
          <w:sz w:val="20"/>
          <w:szCs w:val="20"/>
          <w:rtl w:val="0"/>
        </w:rPr>
        <w:t xml:space="preserve">Nota. Velásquez, L (2021)</w:t>
      </w:r>
    </w:p>
    <w:p w:rsidR="00000000" w:rsidDel="00000000" w:rsidP="00000000" w:rsidRDefault="00000000" w:rsidRPr="00000000" w14:paraId="0000039F">
      <w:pPr>
        <w:spacing w:line="360" w:lineRule="auto"/>
        <w:rPr>
          <w:color w:val="000000"/>
          <w:sz w:val="20"/>
          <w:szCs w:val="20"/>
          <w:highlight w:val="white"/>
        </w:rPr>
      </w:pPr>
      <w:bookmarkStart w:colFirst="0" w:colLast="0" w:name="_heading=h.2xcytpi" w:id="26"/>
      <w:bookmarkEnd w:id="26"/>
      <w:r w:rsidDel="00000000" w:rsidR="00000000" w:rsidRPr="00000000">
        <w:rPr>
          <w:rtl w:val="0"/>
        </w:rPr>
      </w:r>
    </w:p>
    <w:p w:rsidR="00000000" w:rsidDel="00000000" w:rsidP="00000000" w:rsidRDefault="00000000" w:rsidRPr="00000000" w14:paraId="000003A0">
      <w:pPr>
        <w:spacing w:line="360" w:lineRule="auto"/>
        <w:rPr>
          <w:b w:val="1"/>
          <w:sz w:val="20"/>
          <w:szCs w:val="20"/>
        </w:rPr>
      </w:pPr>
      <w:r w:rsidDel="00000000" w:rsidR="00000000" w:rsidRPr="00000000">
        <w:rPr>
          <w:color w:val="000000"/>
          <w:sz w:val="20"/>
          <w:szCs w:val="20"/>
          <w:highlight w:val="white"/>
          <w:rtl w:val="0"/>
        </w:rPr>
        <w:t xml:space="preserve">En cada fase se utilizan herramientas para el análisis y gráficos como: </w:t>
      </w:r>
      <w:r w:rsidDel="00000000" w:rsidR="00000000" w:rsidRPr="00000000">
        <w:rPr>
          <w:sz w:val="20"/>
          <w:szCs w:val="20"/>
          <w:highlight w:val="white"/>
          <w:rtl w:val="0"/>
        </w:rPr>
        <w:t xml:space="preserve">h</w:t>
      </w:r>
      <w:r w:rsidDel="00000000" w:rsidR="00000000" w:rsidRPr="00000000">
        <w:rPr>
          <w:color w:val="000000"/>
          <w:sz w:val="20"/>
          <w:szCs w:val="20"/>
          <w:highlight w:val="white"/>
          <w:rtl w:val="0"/>
        </w:rPr>
        <w:t xml:space="preserve">istogramas, diagrama causa efecto, Pareto, gráficos de tendencias, análisis de correlación, capacidad del proceso, gráficos de control, entre otros.</w:t>
      </w:r>
      <w:r w:rsidDel="00000000" w:rsidR="00000000" w:rsidRPr="00000000">
        <w:rPr>
          <w:rtl w:val="0"/>
        </w:rPr>
      </w:r>
    </w:p>
    <w:p w:rsidR="00000000" w:rsidDel="00000000" w:rsidP="00000000" w:rsidRDefault="00000000" w:rsidRPr="00000000" w14:paraId="000003A1">
      <w:pPr>
        <w:pStyle w:val="Heading2"/>
        <w:spacing w:line="360" w:lineRule="auto"/>
        <w:rPr>
          <w:b w:val="1"/>
          <w:sz w:val="20"/>
          <w:szCs w:val="20"/>
        </w:rPr>
      </w:pPr>
      <w:bookmarkStart w:colFirst="0" w:colLast="0" w:name="_heading=h.1ci93xb" w:id="27"/>
      <w:bookmarkEnd w:id="27"/>
      <w:r w:rsidDel="00000000" w:rsidR="00000000" w:rsidRPr="00000000">
        <w:rPr>
          <w:b w:val="1"/>
          <w:sz w:val="20"/>
          <w:szCs w:val="20"/>
          <w:rtl w:val="0"/>
        </w:rPr>
        <w:t xml:space="preserve">5.3 Puntos y controles en el proceso de confección</w:t>
      </w:r>
    </w:p>
    <w:p w:rsidR="00000000" w:rsidDel="00000000" w:rsidP="00000000" w:rsidRDefault="00000000" w:rsidRPr="00000000" w14:paraId="000003A2">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sz w:val="20"/>
          <w:szCs w:val="20"/>
          <w:rtl w:val="0"/>
        </w:rPr>
        <w:t xml:space="preserve">Se debe establecer diferencia entre los puntos de control y los puntos de control crítico, para tener claridad en el control de calidad de la prenda. Una vez analizamos el flujo de los procesos mediante los diagramas de árbol y flujogramas, se determina en el proceso y en la prenda, los puntos a inspeccionar según su relevancia y así se establece clasificación.</w:t>
      </w: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3A4">
      <w:pPr>
        <w:spacing w:line="360" w:lineRule="auto"/>
        <w:rPr>
          <w:sz w:val="20"/>
          <w:szCs w:val="20"/>
        </w:rPr>
      </w:pPr>
      <w:r w:rsidDel="00000000" w:rsidR="00000000" w:rsidRPr="00000000">
        <w:rPr>
          <w:rtl w:val="0"/>
        </w:rPr>
        <w:t xml:space="preserve">     </w:t>
      </w:r>
      <w:sdt>
        <w:sdtPr>
          <w:tag w:val="goog_rdk_115"/>
        </w:sdtPr>
        <w:sdtContent>
          <w:commentRangeStart w:id="63"/>
        </w:sdtContent>
      </w:sdt>
      <w:r w:rsidDel="00000000" w:rsidR="00000000" w:rsidRPr="00000000">
        <w:rPr>
          <w:b w:val="1"/>
          <w:sz w:val="20"/>
          <w:szCs w:val="20"/>
          <w:rtl w:val="0"/>
        </w:rPr>
        <w:t xml:space="preserve">Puntos de control en confección de lote piloto: </w:t>
      </w:r>
      <w:r w:rsidDel="00000000" w:rsidR="00000000" w:rsidRPr="00000000">
        <w:rPr>
          <w:sz w:val="20"/>
          <w:szCs w:val="20"/>
          <w:rtl w:val="0"/>
        </w:rPr>
        <w:t xml:space="preserve">el lote piloto son las unidades que se confeccionan con el fin de simular la producción de cierta referencia nueva. Es necesario una vez se desarrolla el producto nuevo, realizar simulaciones para prever fallas en la producción, la información proporcionada una vez se realice el lote piloto brinda confianza y señala las estrategias a efectuar en el momento de la producción de la prenda.</w:t>
      </w:r>
      <w:commentRangeEnd w:id="63"/>
      <w:r w:rsidDel="00000000" w:rsidR="00000000" w:rsidRPr="00000000">
        <w:commentReference w:id="63"/>
      </w:r>
      <w:r w:rsidDel="00000000" w:rsidR="00000000" w:rsidRPr="00000000">
        <w:rPr>
          <w:rtl w:val="0"/>
        </w:rPr>
      </w:r>
    </w:p>
    <w:tbl>
      <w:tblPr>
        <w:tblStyle w:val="Table2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3A5">
            <w:pPr>
              <w:spacing w:after="160" w:lineRule="auto"/>
              <w:jc w:val="center"/>
              <w:rPr>
                <w:sz w:val="20"/>
                <w:szCs w:val="20"/>
              </w:rPr>
            </w:pPr>
            <w:r w:rsidDel="00000000" w:rsidR="00000000" w:rsidRPr="00000000">
              <w:rPr>
                <w:sz w:val="20"/>
                <w:szCs w:val="20"/>
                <w:highlight w:val="yellow"/>
                <w:rtl w:val="0"/>
              </w:rPr>
              <w:t xml:space="preserve">Llamado a la acción</w:t>
            </w:r>
            <w:r w:rsidDel="00000000" w:rsidR="00000000" w:rsidRPr="00000000">
              <w:rPr>
                <w:rtl w:val="0"/>
              </w:rPr>
            </w:r>
          </w:p>
          <w:p w:rsidR="00000000" w:rsidDel="00000000" w:rsidP="00000000" w:rsidRDefault="00000000" w:rsidRPr="00000000" w14:paraId="000003A6">
            <w:pPr>
              <w:jc w:val="center"/>
              <w:rPr>
                <w:sz w:val="20"/>
                <w:szCs w:val="20"/>
              </w:rPr>
            </w:pPr>
            <w:r w:rsidDel="00000000" w:rsidR="00000000" w:rsidRPr="00000000">
              <w:rPr>
                <w:sz w:val="20"/>
                <w:szCs w:val="20"/>
                <w:rtl w:val="0"/>
              </w:rPr>
              <w:t xml:space="preserve">PDF Anexo 8_Tabla_Militar</w:t>
            </w:r>
          </w:p>
        </w:tc>
      </w:tr>
    </w:tbl>
    <w:p w:rsidR="00000000" w:rsidDel="00000000" w:rsidP="00000000" w:rsidRDefault="00000000" w:rsidRPr="00000000" w14:paraId="000003A7">
      <w:pPr>
        <w:spacing w:line="360" w:lineRule="auto"/>
        <w:rPr>
          <w:sz w:val="20"/>
          <w:szCs w:val="20"/>
        </w:rPr>
      </w:pPr>
      <w:r w:rsidDel="00000000" w:rsidR="00000000" w:rsidRPr="00000000">
        <w:rPr>
          <w:rtl w:val="0"/>
        </w:rPr>
      </w:r>
    </w:p>
    <w:p w:rsidR="00000000" w:rsidDel="00000000" w:rsidP="00000000" w:rsidRDefault="00000000" w:rsidRPr="00000000" w14:paraId="000003A8">
      <w:pPr>
        <w:pStyle w:val="Heading3"/>
        <w:spacing w:line="360" w:lineRule="auto"/>
        <w:rPr>
          <w:b w:val="1"/>
          <w:i w:val="1"/>
          <w:color w:val="000000"/>
          <w:sz w:val="20"/>
          <w:szCs w:val="20"/>
        </w:rPr>
      </w:pPr>
      <w:bookmarkStart w:colFirst="0" w:colLast="0" w:name="_heading=h.3whwml4" w:id="28"/>
      <w:bookmarkEnd w:id="28"/>
      <w:r w:rsidDel="00000000" w:rsidR="00000000" w:rsidRPr="00000000">
        <w:rPr>
          <w:b w:val="1"/>
          <w:i w:val="1"/>
          <w:color w:val="000000"/>
          <w:sz w:val="20"/>
          <w:szCs w:val="20"/>
          <w:rtl w:val="0"/>
        </w:rPr>
        <w:t xml:space="preserve">5.3.1 Control de calidad en insumos, materiales y textiles.</w:t>
      </w:r>
    </w:p>
    <w:p w:rsidR="00000000" w:rsidDel="00000000" w:rsidP="00000000" w:rsidRDefault="00000000" w:rsidRPr="00000000" w14:paraId="000003A9">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sz w:val="20"/>
          <w:szCs w:val="20"/>
          <w:rtl w:val="0"/>
        </w:rPr>
        <w:t xml:space="preserve">La comunicación con la cadena de abastecimiento es muy importante para solucionar de manera eficiente los problemas derivados que puedan ocurrir en la producción de las prendas. Los espacios disponibles para recibir los diferentes elementos deben cumplir con condiciones óptimas de ventilación, iluminación, seguridad, aseo y organización, que afectan los requerimientos de calidad en la cadena productiva. El control de inventarios está relacionado directamente con el control de calidad, para generar las mejoras de toda la gestión de la empresa.</w:t>
      </w: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3AB">
      <w:pPr>
        <w:spacing w:line="360" w:lineRule="auto"/>
        <w:jc w:val="both"/>
        <w:rPr>
          <w:sz w:val="20"/>
          <w:szCs w:val="20"/>
        </w:rPr>
      </w:pPr>
      <w:r w:rsidDel="00000000" w:rsidR="00000000" w:rsidRPr="00000000">
        <w:rPr>
          <w:sz w:val="20"/>
          <w:szCs w:val="20"/>
          <w:rtl w:val="0"/>
        </w:rPr>
        <w:t xml:space="preserve">En las entradas del proceso de producción uno de los recursos es el de los insumos y materias primas, las revisiones de calidad responden a uno de los principios de calidad que es hacer las cosas bien desde el principio, dando la relevancia para asegurar el flujo de los procesos, así mismo al finalizar el proceso de producción se requieren materiales para la entrega del producto al cliente, los cuales de igual manera se deben validar.</w:t>
      </w:r>
    </w:p>
    <w:p w:rsidR="00000000" w:rsidDel="00000000" w:rsidP="00000000" w:rsidRDefault="00000000" w:rsidRPr="00000000" w14:paraId="000003AC">
      <w:pPr>
        <w:spacing w:line="360" w:lineRule="auto"/>
        <w:jc w:val="both"/>
        <w:rPr>
          <w:sz w:val="20"/>
          <w:szCs w:val="20"/>
        </w:rPr>
      </w:pPr>
      <w:r w:rsidDel="00000000" w:rsidR="00000000" w:rsidRPr="00000000">
        <w:rPr>
          <w:rtl w:val="0"/>
        </w:rPr>
      </w:r>
    </w:p>
    <w:tbl>
      <w:tblPr>
        <w:tblStyle w:val="Table28"/>
        <w:tblW w:w="9492.0" w:type="dxa"/>
        <w:jc w:val="left"/>
        <w:tblInd w:w="284.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492"/>
        <w:tblGridChange w:id="0">
          <w:tblGrid>
            <w:gridCol w:w="949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3AD">
            <w:pPr>
              <w:jc w:val="center"/>
              <w:rPr>
                <w:sz w:val="20"/>
                <w:szCs w:val="20"/>
              </w:rPr>
            </w:pPr>
            <w:sdt>
              <w:sdtPr>
                <w:tag w:val="goog_rdk_116"/>
              </w:sdtPr>
              <w:sdtContent>
                <w:commentRangeStart w:id="64"/>
              </w:sdtContent>
            </w:sdt>
            <w:r w:rsidDel="00000000" w:rsidR="00000000" w:rsidRPr="00000000">
              <w:rPr>
                <w:b w:val="1"/>
                <w:color w:val="000000"/>
                <w:sz w:val="20"/>
                <w:szCs w:val="20"/>
                <w:rtl w:val="0"/>
              </w:rPr>
              <w:t xml:space="preserve">Inspección de textiles</w:t>
            </w:r>
            <w:r w:rsidDel="00000000" w:rsidR="00000000" w:rsidRPr="00000000">
              <w:rPr>
                <w:b w:val="1"/>
                <w:sz w:val="20"/>
                <w:szCs w:val="20"/>
                <w:rtl w:val="0"/>
              </w:rPr>
              <w:t xml:space="preserve">. </w:t>
            </w:r>
            <w:sdt>
              <w:sdtPr>
                <w:tag w:val="goog_rdk_117"/>
              </w:sdtPr>
              <w:sdtContent>
                <w:commentRangeStart w:id="65"/>
              </w:sdtContent>
            </w:sdt>
            <w:r w:rsidDel="00000000" w:rsidR="00000000" w:rsidRPr="00000000">
              <w:rPr>
                <w:b w:val="1"/>
                <w:sz w:val="20"/>
                <w:szCs w:val="20"/>
                <w:rtl w:val="0"/>
              </w:rPr>
              <w:t xml:space="preserve">Material complementario PDF Anexo_9_Formato defectos textiles</w:t>
            </w:r>
            <w:r w:rsidDel="00000000" w:rsidR="00000000" w:rsidRPr="00000000">
              <w:rPr>
                <w:rtl w:val="0"/>
              </w:rPr>
            </w:r>
          </w:p>
          <w:p w:rsidR="00000000" w:rsidDel="00000000" w:rsidP="00000000" w:rsidRDefault="00000000" w:rsidRPr="00000000" w14:paraId="000003AE">
            <w:pPr>
              <w:spacing w:line="240" w:lineRule="auto"/>
              <w:jc w:val="center"/>
              <w:rPr>
                <w:sz w:val="20"/>
                <w:szCs w:val="20"/>
              </w:rPr>
            </w:pPr>
            <w:r w:rsidDel="00000000" w:rsidR="00000000" w:rsidRPr="00000000">
              <w:rPr>
                <w:sz w:val="20"/>
                <w:szCs w:val="20"/>
                <w:highlight w:val="yellow"/>
                <w:rtl w:val="0"/>
              </w:rPr>
              <w:t xml:space="preserve">LAMADO A LA ACCIÓN:</w:t>
            </w:r>
            <w:r w:rsidDel="00000000" w:rsidR="00000000" w:rsidRPr="00000000">
              <w:rPr>
                <w:rtl w:val="0"/>
              </w:rPr>
            </w:r>
          </w:p>
        </w:tc>
      </w:tr>
      <w:tr>
        <w:trPr>
          <w:cantSplit w:val="0"/>
          <w:trHeight w:val="1734" w:hRule="atLeast"/>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3AF">
            <w:pPr>
              <w:spacing w:line="240" w:lineRule="auto"/>
              <w:ind w:left="284" w:firstLine="0"/>
              <w:rPr>
                <w:b w:val="1"/>
                <w:color w:val="000000"/>
                <w:sz w:val="20"/>
                <w:szCs w:val="20"/>
              </w:rPr>
            </w:pPr>
            <w:r w:rsidDel="00000000" w:rsidR="00000000" w:rsidRPr="00000000">
              <w:rPr>
                <w:sz w:val="20"/>
                <w:szCs w:val="20"/>
                <w:rtl w:val="0"/>
              </w:rPr>
              <w:t xml:space="preserve">A continuación, se presentan un vídeo tutorial sobre la </w:t>
            </w:r>
            <w:r w:rsidDel="00000000" w:rsidR="00000000" w:rsidRPr="00000000">
              <w:rPr>
                <w:color w:val="000000"/>
                <w:sz w:val="20"/>
                <w:szCs w:val="20"/>
                <w:rtl w:val="0"/>
              </w:rPr>
              <w:t xml:space="preserve">inspección de textiles</w:t>
            </w:r>
            <w:r w:rsidDel="00000000" w:rsidR="00000000" w:rsidRPr="00000000">
              <w:rPr>
                <w:sz w:val="20"/>
                <w:szCs w:val="20"/>
                <w:rtl w:val="0"/>
              </w:rPr>
              <w:t xml:space="preserve">, que esperamos sirva como complemento de la información que se encuentra en el curso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B0">
            <w:pPr>
              <w:spacing w:line="240" w:lineRule="auto"/>
              <w:jc w:val="center"/>
              <w:rPr/>
            </w:pPr>
            <w:r w:rsidDel="00000000" w:rsidR="00000000" w:rsidRPr="00000000">
              <w:rPr/>
              <w:drawing>
                <wp:inline distB="0" distT="0" distL="0" distR="0">
                  <wp:extent cx="615946" cy="479069"/>
                  <wp:effectExtent b="0" l="0" r="0" t="0"/>
                  <wp:docPr descr="Video, youtube icon - Free download on Iconfinder" id="1208723164" name="image2.png"/>
                  <a:graphic>
                    <a:graphicData uri="http://schemas.openxmlformats.org/drawingml/2006/picture">
                      <pic:pic>
                        <pic:nvPicPr>
                          <pic:cNvPr descr="Video, youtube icon - Free download on Iconfinder" id="0" name="image2.png"/>
                          <pic:cNvPicPr preferRelativeResize="0"/>
                        </pic:nvPicPr>
                        <pic:blipFill>
                          <a:blip r:embed="rId28"/>
                          <a:srcRect b="0" l="0" r="0" t="0"/>
                          <a:stretch>
                            <a:fillRect/>
                          </a:stretch>
                        </pic:blipFill>
                        <pic:spPr>
                          <a:xfrm>
                            <a:off x="0" y="0"/>
                            <a:ext cx="615946" cy="479069"/>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spacing w:line="240" w:lineRule="auto"/>
              <w:jc w:val="center"/>
              <w:rPr>
                <w:color w:val="000000"/>
              </w:rPr>
            </w:pPr>
            <w:r w:rsidDel="00000000" w:rsidR="00000000" w:rsidRPr="00000000">
              <w:rPr>
                <w:sz w:val="20"/>
                <w:szCs w:val="20"/>
                <w:rtl w:val="0"/>
              </w:rPr>
              <w:t xml:space="preserve">Video: </w:t>
            </w:r>
            <w:r w:rsidDel="00000000" w:rsidR="00000000" w:rsidRPr="00000000">
              <w:rPr>
                <w:color w:val="000000"/>
                <w:sz w:val="20"/>
                <w:szCs w:val="20"/>
                <w:rtl w:val="0"/>
              </w:rPr>
              <w:t xml:space="preserve">Inspección de textiles</w:t>
            </w:r>
            <w:r w:rsidDel="00000000" w:rsidR="00000000" w:rsidRPr="00000000">
              <w:rPr>
                <w:color w:val="000000"/>
                <w:rtl w:val="0"/>
              </w:rPr>
              <w:t xml:space="preserve"> </w:t>
            </w:r>
          </w:p>
          <w:p w:rsidR="00000000" w:rsidDel="00000000" w:rsidP="00000000" w:rsidRDefault="00000000" w:rsidRPr="00000000" w14:paraId="000003B2">
            <w:pPr>
              <w:spacing w:line="240" w:lineRule="auto"/>
              <w:jc w:val="center"/>
              <w:rPr>
                <w:color w:val="000000"/>
              </w:rPr>
            </w:pPr>
            <w:hyperlink r:id="rId54">
              <w:r w:rsidDel="00000000" w:rsidR="00000000" w:rsidRPr="00000000">
                <w:rPr>
                  <w:color w:val="0000ff"/>
                  <w:u w:val="single"/>
                  <w:rtl w:val="0"/>
                </w:rPr>
                <w:t xml:space="preserve">https://www.youtube.com/watch?v=2IjwoiNJCDw&amp;t=104s</w:t>
              </w:r>
            </w:hyperlink>
            <w:r w:rsidDel="00000000" w:rsidR="00000000" w:rsidRPr="00000000">
              <w:rPr>
                <w:color w:val="000000"/>
                <w:rtl w:val="0"/>
              </w:rPr>
              <w:t xml:space="preserve">  </w:t>
            </w:r>
            <w:r w:rsidDel="00000000" w:rsidR="00000000" w:rsidRPr="00000000">
              <w:rPr>
                <w:rtl w:val="0"/>
              </w:rPr>
              <w:t xml:space="preserve"> </w:t>
            </w:r>
            <w:r w:rsidDel="00000000" w:rsidR="00000000" w:rsidRPr="00000000">
              <w:rPr>
                <w:color w:val="000000"/>
                <w:rtl w:val="0"/>
              </w:rPr>
              <w:t xml:space="preserve"> </w:t>
            </w:r>
            <w:commentRangeEnd w:id="64"/>
            <w:r w:rsidDel="00000000" w:rsidR="00000000" w:rsidRPr="00000000">
              <w:commentReference w:id="64"/>
            </w:r>
            <w:commentRangeEnd w:id="65"/>
            <w:r w:rsidDel="00000000" w:rsidR="00000000" w:rsidRPr="00000000">
              <w:commentReference w:id="65"/>
            </w:r>
            <w:r w:rsidDel="00000000" w:rsidR="00000000" w:rsidRPr="00000000">
              <w:rPr>
                <w:rtl w:val="0"/>
              </w:rPr>
            </w:r>
          </w:p>
        </w:tc>
      </w:tr>
    </w:tbl>
    <w:p w:rsidR="00000000" w:rsidDel="00000000" w:rsidP="00000000" w:rsidRDefault="00000000" w:rsidRPr="00000000" w14:paraId="000003B3">
      <w:pPr>
        <w:spacing w:line="360" w:lineRule="auto"/>
        <w:jc w:val="both"/>
        <w:rPr>
          <w:sz w:val="20"/>
          <w:szCs w:val="20"/>
        </w:rPr>
      </w:pPr>
      <w:r w:rsidDel="00000000" w:rsidR="00000000" w:rsidRPr="00000000">
        <w:rPr>
          <w:rtl w:val="0"/>
        </w:rPr>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Los requisitos necesarios para cumplir con las solicitudes de insumos son:</w:t>
      </w:r>
    </w:p>
    <w:p w:rsidR="00000000" w:rsidDel="00000000" w:rsidP="00000000" w:rsidRDefault="00000000" w:rsidRPr="00000000" w14:paraId="000003B5">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Disponibilidad: </w:t>
      </w:r>
      <w:r w:rsidDel="00000000" w:rsidR="00000000" w:rsidRPr="00000000">
        <w:rPr>
          <w:sz w:val="20"/>
          <w:szCs w:val="20"/>
          <w:rtl w:val="0"/>
        </w:rPr>
        <w:t xml:space="preserve">t</w:t>
      </w:r>
      <w:r w:rsidDel="00000000" w:rsidR="00000000" w:rsidRPr="00000000">
        <w:rPr>
          <w:color w:val="000000"/>
          <w:sz w:val="20"/>
          <w:szCs w:val="20"/>
          <w:rtl w:val="0"/>
        </w:rPr>
        <w:t xml:space="preserve">iempo de obtenerlos para usar.</w:t>
      </w:r>
    </w:p>
    <w:p w:rsidR="00000000" w:rsidDel="00000000" w:rsidP="00000000" w:rsidRDefault="00000000" w:rsidRPr="00000000" w14:paraId="000003B6">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Características propias: funcionalidad, composición, tamaño, peso, color, uniformidad en sus características.</w:t>
      </w:r>
    </w:p>
    <w:p w:rsidR="00000000" w:rsidDel="00000000" w:rsidP="00000000" w:rsidRDefault="00000000" w:rsidRPr="00000000" w14:paraId="000003B7">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after="160" w:line="360" w:lineRule="auto"/>
        <w:jc w:val="both"/>
        <w:rPr>
          <w:sz w:val="20"/>
          <w:szCs w:val="20"/>
        </w:rPr>
      </w:pPr>
      <w:r w:rsidDel="00000000" w:rsidR="00000000" w:rsidRPr="00000000">
        <w:rPr>
          <w:sz w:val="20"/>
          <w:szCs w:val="20"/>
          <w:rtl w:val="0"/>
        </w:rPr>
        <w:t xml:space="preserve">En los casos de </w:t>
      </w:r>
      <w:r w:rsidDel="00000000" w:rsidR="00000000" w:rsidRPr="00000000">
        <w:rPr>
          <w:b w:val="1"/>
          <w:sz w:val="20"/>
          <w:szCs w:val="20"/>
          <w:rtl w:val="0"/>
        </w:rPr>
        <w:t xml:space="preserve">hilos</w:t>
      </w:r>
      <w:r w:rsidDel="00000000" w:rsidR="00000000" w:rsidRPr="00000000">
        <w:rPr>
          <w:sz w:val="20"/>
          <w:szCs w:val="20"/>
          <w:rtl w:val="0"/>
        </w:rPr>
        <w:t xml:space="preserve"> se analizan propiedades como elasticidad, flexibilidad, durabilidad, resistencia a rotura, tenacidad, solidez al color, uniformidad de tono y grosor.</w:t>
      </w:r>
    </w:p>
    <w:tbl>
      <w:tblPr>
        <w:tblStyle w:val="Table29"/>
        <w:tblW w:w="9492.0" w:type="dxa"/>
        <w:jc w:val="left"/>
        <w:tblInd w:w="284.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492"/>
        <w:tblGridChange w:id="0">
          <w:tblGrid>
            <w:gridCol w:w="949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3B9">
            <w:pPr>
              <w:jc w:val="center"/>
              <w:rPr>
                <w:sz w:val="20"/>
                <w:szCs w:val="20"/>
              </w:rPr>
            </w:pPr>
            <w:sdt>
              <w:sdtPr>
                <w:tag w:val="goog_rdk_118"/>
              </w:sdtPr>
              <w:sdtContent>
                <w:commentRangeStart w:id="66"/>
              </w:sdtContent>
            </w:sdt>
            <w:r w:rsidDel="00000000" w:rsidR="00000000" w:rsidRPr="00000000">
              <w:rPr>
                <w:b w:val="1"/>
                <w:color w:val="000000"/>
                <w:sz w:val="20"/>
                <w:szCs w:val="20"/>
                <w:rtl w:val="0"/>
              </w:rPr>
              <w:t xml:space="preserve">Inspección de insumos</w:t>
            </w:r>
            <w:r w:rsidDel="00000000" w:rsidR="00000000" w:rsidRPr="00000000">
              <w:rPr>
                <w:b w:val="1"/>
                <w:sz w:val="20"/>
                <w:szCs w:val="20"/>
                <w:rtl w:val="0"/>
              </w:rPr>
              <w:t xml:space="preserve">. </w:t>
            </w:r>
            <w:sdt>
              <w:sdtPr>
                <w:tag w:val="goog_rdk_119"/>
              </w:sdtPr>
              <w:sdtContent>
                <w:commentRangeStart w:id="67"/>
              </w:sdtContent>
            </w:sdt>
            <w:r w:rsidDel="00000000" w:rsidR="00000000" w:rsidRPr="00000000">
              <w:rPr>
                <w:b w:val="1"/>
                <w:sz w:val="20"/>
                <w:szCs w:val="20"/>
                <w:rtl w:val="0"/>
              </w:rPr>
              <w:t xml:space="preserve">Material complementario PDF Anexo_9_Formato defectos textiles</w:t>
            </w:r>
            <w:r w:rsidDel="00000000" w:rsidR="00000000" w:rsidRPr="00000000">
              <w:rPr>
                <w:rtl w:val="0"/>
              </w:rPr>
            </w:r>
          </w:p>
          <w:p w:rsidR="00000000" w:rsidDel="00000000" w:rsidP="00000000" w:rsidRDefault="00000000" w:rsidRPr="00000000" w14:paraId="000003BA">
            <w:pPr>
              <w:spacing w:line="240" w:lineRule="auto"/>
              <w:jc w:val="center"/>
              <w:rPr>
                <w:sz w:val="20"/>
                <w:szCs w:val="20"/>
              </w:rPr>
            </w:pPr>
            <w:r w:rsidDel="00000000" w:rsidR="00000000" w:rsidRPr="00000000">
              <w:rPr>
                <w:sz w:val="20"/>
                <w:szCs w:val="20"/>
                <w:highlight w:val="yellow"/>
                <w:rtl w:val="0"/>
              </w:rPr>
              <w:t xml:space="preserve">LAMADO A LA ACCIÓN:</w:t>
            </w:r>
            <w:r w:rsidDel="00000000" w:rsidR="00000000" w:rsidRPr="00000000">
              <w:rPr>
                <w:rtl w:val="0"/>
              </w:rPr>
            </w:r>
          </w:p>
        </w:tc>
      </w:tr>
      <w:tr>
        <w:trPr>
          <w:cantSplit w:val="0"/>
          <w:trHeight w:val="1734" w:hRule="atLeast"/>
          <w:tblHeader w:val="0"/>
        </w:trPr>
        <w:tc>
          <w:tcPr>
            <w:tcBorders>
              <w:top w:color="000000" w:space="0" w:sz="4" w:val="single"/>
              <w:left w:color="000000" w:space="0" w:sz="4" w:val="single"/>
              <w:bottom w:color="000000" w:space="0" w:sz="4" w:val="single"/>
              <w:right w:color="000000" w:space="0" w:sz="4" w:val="single"/>
            </w:tcBorders>
            <w:shd w:fill="dbe5f1" w:val="clear"/>
          </w:tcPr>
          <w:p w:rsidR="00000000" w:rsidDel="00000000" w:rsidP="00000000" w:rsidRDefault="00000000" w:rsidRPr="00000000" w14:paraId="000003BB">
            <w:pPr>
              <w:spacing w:line="240" w:lineRule="auto"/>
              <w:ind w:left="284" w:firstLine="0"/>
              <w:rPr>
                <w:b w:val="1"/>
                <w:color w:val="000000"/>
                <w:sz w:val="20"/>
                <w:szCs w:val="20"/>
              </w:rPr>
            </w:pPr>
            <w:r w:rsidDel="00000000" w:rsidR="00000000" w:rsidRPr="00000000">
              <w:rPr>
                <w:sz w:val="20"/>
                <w:szCs w:val="20"/>
                <w:rtl w:val="0"/>
              </w:rPr>
              <w:t xml:space="preserve">A continuación, se presentan un vídeo tutorial sobre la </w:t>
            </w:r>
            <w:r w:rsidDel="00000000" w:rsidR="00000000" w:rsidRPr="00000000">
              <w:rPr>
                <w:color w:val="000000"/>
                <w:sz w:val="20"/>
                <w:szCs w:val="20"/>
                <w:rtl w:val="0"/>
              </w:rPr>
              <w:t xml:space="preserve">Inspección de insumos</w:t>
            </w:r>
            <w:r w:rsidDel="00000000" w:rsidR="00000000" w:rsidRPr="00000000">
              <w:rPr>
                <w:sz w:val="20"/>
                <w:szCs w:val="20"/>
                <w:rtl w:val="0"/>
              </w:rPr>
              <w:t xml:space="preserve">, que esperamos sirva como complemento de la información que se encuentra en el curso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BC">
            <w:pPr>
              <w:spacing w:line="240" w:lineRule="auto"/>
              <w:jc w:val="center"/>
              <w:rPr/>
            </w:pPr>
            <w:r w:rsidDel="00000000" w:rsidR="00000000" w:rsidRPr="00000000">
              <w:rPr/>
              <w:drawing>
                <wp:inline distB="0" distT="0" distL="0" distR="0">
                  <wp:extent cx="615946" cy="479069"/>
                  <wp:effectExtent b="0" l="0" r="0" t="0"/>
                  <wp:docPr descr="Video, youtube icon - Free download on Iconfinder" id="1208723165" name="image2.png"/>
                  <a:graphic>
                    <a:graphicData uri="http://schemas.openxmlformats.org/drawingml/2006/picture">
                      <pic:pic>
                        <pic:nvPicPr>
                          <pic:cNvPr descr="Video, youtube icon - Free download on Iconfinder" id="0" name="image2.png"/>
                          <pic:cNvPicPr preferRelativeResize="0"/>
                        </pic:nvPicPr>
                        <pic:blipFill>
                          <a:blip r:embed="rId28"/>
                          <a:srcRect b="0" l="0" r="0" t="0"/>
                          <a:stretch>
                            <a:fillRect/>
                          </a:stretch>
                        </pic:blipFill>
                        <pic:spPr>
                          <a:xfrm>
                            <a:off x="0" y="0"/>
                            <a:ext cx="615946" cy="479069"/>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spacing w:line="240" w:lineRule="auto"/>
              <w:jc w:val="center"/>
              <w:rPr>
                <w:color w:val="000000"/>
              </w:rPr>
            </w:pPr>
            <w:r w:rsidDel="00000000" w:rsidR="00000000" w:rsidRPr="00000000">
              <w:rPr>
                <w:sz w:val="20"/>
                <w:szCs w:val="20"/>
                <w:rtl w:val="0"/>
              </w:rPr>
              <w:t xml:space="preserve">Video: </w:t>
            </w:r>
            <w:r w:rsidDel="00000000" w:rsidR="00000000" w:rsidRPr="00000000">
              <w:rPr>
                <w:color w:val="000000"/>
                <w:sz w:val="20"/>
                <w:szCs w:val="20"/>
                <w:rtl w:val="0"/>
              </w:rPr>
              <w:t xml:space="preserve">Inspección de insumos</w:t>
            </w:r>
            <w:r w:rsidDel="00000000" w:rsidR="00000000" w:rsidRPr="00000000">
              <w:rPr>
                <w:rtl w:val="0"/>
              </w:rPr>
            </w:r>
          </w:p>
          <w:p w:rsidR="00000000" w:rsidDel="00000000" w:rsidP="00000000" w:rsidRDefault="00000000" w:rsidRPr="00000000" w14:paraId="000003BE">
            <w:pPr>
              <w:spacing w:line="240" w:lineRule="auto"/>
              <w:jc w:val="center"/>
              <w:rPr>
                <w:color w:val="000000"/>
              </w:rPr>
            </w:pPr>
            <w:hyperlink r:id="rId55">
              <w:r w:rsidDel="00000000" w:rsidR="00000000" w:rsidRPr="00000000">
                <w:rPr>
                  <w:color w:val="0000ff"/>
                  <w:u w:val="single"/>
                  <w:rtl w:val="0"/>
                </w:rPr>
                <w:t xml:space="preserve">https://www.youtube.com/watch?v=HoLZv-WxqyU&amp;t=61s</w:t>
              </w:r>
            </w:hyperlink>
            <w:r w:rsidDel="00000000" w:rsidR="00000000" w:rsidRPr="00000000">
              <w:rPr>
                <w:color w:val="000000"/>
                <w:rtl w:val="0"/>
              </w:rPr>
              <w:t xml:space="preserve">   </w:t>
            </w:r>
            <w:r w:rsidDel="00000000" w:rsidR="00000000" w:rsidRPr="00000000">
              <w:rPr>
                <w:rtl w:val="0"/>
              </w:rPr>
              <w:t xml:space="preserve"> </w:t>
            </w:r>
            <w:r w:rsidDel="00000000" w:rsidR="00000000" w:rsidRPr="00000000">
              <w:rPr>
                <w:color w:val="000000"/>
                <w:rtl w:val="0"/>
              </w:rPr>
              <w:t xml:space="preserve"> </w:t>
            </w:r>
            <w:commentRangeEnd w:id="66"/>
            <w:r w:rsidDel="00000000" w:rsidR="00000000" w:rsidRPr="00000000">
              <w:commentReference w:id="66"/>
            </w:r>
            <w:commentRangeEnd w:id="67"/>
            <w:r w:rsidDel="00000000" w:rsidR="00000000" w:rsidRPr="00000000">
              <w:commentReference w:id="67"/>
            </w:r>
            <w:r w:rsidDel="00000000" w:rsidR="00000000" w:rsidRPr="00000000">
              <w:rPr>
                <w:rtl w:val="0"/>
              </w:rPr>
            </w:r>
          </w:p>
        </w:tc>
      </w:tr>
    </w:tbl>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160" w:line="360" w:lineRule="auto"/>
        <w:jc w:val="both"/>
        <w:rPr>
          <w:sz w:val="20"/>
          <w:szCs w:val="20"/>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160" w:line="360" w:lineRule="auto"/>
        <w:jc w:val="both"/>
        <w:rPr>
          <w:sz w:val="20"/>
          <w:szCs w:val="20"/>
        </w:rPr>
      </w:pPr>
      <w:r w:rsidDel="00000000" w:rsidR="00000000" w:rsidRPr="00000000">
        <w:rPr>
          <w:sz w:val="20"/>
          <w:szCs w:val="20"/>
          <w:rtl w:val="0"/>
        </w:rPr>
        <w:t xml:space="preserve">En los </w:t>
      </w:r>
      <w:r w:rsidDel="00000000" w:rsidR="00000000" w:rsidRPr="00000000">
        <w:rPr>
          <w:b w:val="1"/>
          <w:sz w:val="20"/>
          <w:szCs w:val="20"/>
          <w:rtl w:val="0"/>
        </w:rPr>
        <w:t xml:space="preserve">elásticos</w:t>
      </w:r>
      <w:r w:rsidDel="00000000" w:rsidR="00000000" w:rsidRPr="00000000">
        <w:rPr>
          <w:sz w:val="20"/>
          <w:szCs w:val="20"/>
          <w:rtl w:val="0"/>
        </w:rPr>
        <w:t xml:space="preserve"> es importante realizar pruebas de recuperación de su longitud, teniendo en cuenta el reposo y la tensión ejercida en su elongación. Es importante controlar los </w:t>
      </w:r>
      <w:r w:rsidDel="00000000" w:rsidR="00000000" w:rsidRPr="00000000">
        <w:rPr>
          <w:b w:val="1"/>
          <w:sz w:val="20"/>
          <w:szCs w:val="20"/>
          <w:rtl w:val="0"/>
        </w:rPr>
        <w:t xml:space="preserve">desperdicios</w:t>
      </w:r>
      <w:r w:rsidDel="00000000" w:rsidR="00000000" w:rsidRPr="00000000">
        <w:rPr>
          <w:b w:val="1"/>
          <w:i w:val="1"/>
          <w:sz w:val="20"/>
          <w:szCs w:val="20"/>
          <w:rtl w:val="0"/>
        </w:rPr>
        <w:t xml:space="preserve"> </w:t>
      </w:r>
      <w:r w:rsidDel="00000000" w:rsidR="00000000" w:rsidRPr="00000000">
        <w:rPr>
          <w:sz w:val="20"/>
          <w:szCs w:val="20"/>
          <w:rtl w:val="0"/>
        </w:rPr>
        <w:t xml:space="preserve">generados en la producción de los insumos, los cuales inciden en el costo del producto, de allí la importancia del control de los consumos en la planta. El siguiente cuadro muestra pruebas especializadas que se realizan, para evaluar características de algunos insumos:</w:t>
      </w:r>
    </w:p>
    <w:tbl>
      <w:tblPr>
        <w:tblStyle w:val="Table3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3C1">
            <w:pPr>
              <w:jc w:val="center"/>
              <w:rPr>
                <w:sz w:val="20"/>
                <w:szCs w:val="20"/>
              </w:rPr>
            </w:pPr>
            <w:r w:rsidDel="00000000" w:rsidR="00000000" w:rsidRPr="00000000">
              <w:rPr>
                <w:rtl w:val="0"/>
              </w:rPr>
              <w:t xml:space="preserve">     </w:t>
            </w:r>
            <w:sdt>
              <w:sdtPr>
                <w:tag w:val="goog_rdk_120"/>
              </w:sdtPr>
              <w:sdtContent>
                <w:commentRangeStart w:id="68"/>
              </w:sdtContent>
            </w:sdt>
            <w:r w:rsidDel="00000000" w:rsidR="00000000" w:rsidRPr="00000000">
              <w:rPr>
                <w:sz w:val="20"/>
                <w:szCs w:val="20"/>
                <w:highlight w:val="yellow"/>
                <w:rtl w:val="0"/>
              </w:rPr>
              <w:t xml:space="preserve">Llamado a la acción</w:t>
            </w:r>
            <w:r w:rsidDel="00000000" w:rsidR="00000000" w:rsidRPr="00000000">
              <w:rPr>
                <w:rtl w:val="0"/>
              </w:rPr>
            </w:r>
          </w:p>
          <w:p w:rsidR="00000000" w:rsidDel="00000000" w:rsidP="00000000" w:rsidRDefault="00000000" w:rsidRPr="00000000" w14:paraId="000003C2">
            <w:pPr>
              <w:jc w:val="center"/>
              <w:rPr>
                <w:sz w:val="20"/>
                <w:szCs w:val="20"/>
              </w:rPr>
            </w:pPr>
            <w:r w:rsidDel="00000000" w:rsidR="00000000" w:rsidRPr="00000000">
              <w:rPr>
                <w:sz w:val="20"/>
                <w:szCs w:val="20"/>
                <w:rtl w:val="0"/>
              </w:rPr>
              <w:t xml:space="preserve">PDF Anexo_11_ Pruebas de calidad en laboratorios para Insumos</w:t>
            </w:r>
          </w:p>
          <w:p w:rsidR="00000000" w:rsidDel="00000000" w:rsidP="00000000" w:rsidRDefault="00000000" w:rsidRPr="00000000" w14:paraId="000003C3">
            <w:pPr>
              <w:jc w:val="center"/>
              <w:rPr>
                <w:sz w:val="20"/>
                <w:szCs w:val="20"/>
              </w:rPr>
            </w:pPr>
            <w:r w:rsidDel="00000000" w:rsidR="00000000" w:rsidRPr="00000000">
              <w:rPr>
                <w:sz w:val="20"/>
                <w:szCs w:val="20"/>
                <w:rtl w:val="0"/>
              </w:rPr>
              <w:t xml:space="preserve">Material complementario.</w:t>
            </w:r>
            <w:commentRangeEnd w:id="68"/>
            <w:r w:rsidDel="00000000" w:rsidR="00000000" w:rsidRPr="00000000">
              <w:commentReference w:id="68"/>
            </w:r>
            <w:r w:rsidDel="00000000" w:rsidR="00000000" w:rsidRPr="00000000">
              <w:rPr>
                <w:rtl w:val="0"/>
              </w:rPr>
            </w:r>
          </w:p>
        </w:tc>
      </w:tr>
    </w:tbl>
    <w:p w:rsidR="00000000" w:rsidDel="00000000" w:rsidP="00000000" w:rsidRDefault="00000000" w:rsidRPr="00000000" w14:paraId="000003C4">
      <w:pPr>
        <w:pBdr>
          <w:top w:space="0" w:sz="0" w:val="nil"/>
          <w:left w:space="0" w:sz="0" w:val="nil"/>
          <w:bottom w:space="0" w:sz="0" w:val="nil"/>
          <w:right w:space="0" w:sz="0" w:val="nil"/>
          <w:between w:space="0" w:sz="0" w:val="nil"/>
        </w:pBdr>
        <w:spacing w:after="160" w:line="360" w:lineRule="auto"/>
        <w:jc w:val="both"/>
        <w:rPr>
          <w:b w:val="1"/>
          <w:sz w:val="20"/>
          <w:szCs w:val="20"/>
        </w:rPr>
      </w:pP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b w:val="1"/>
          <w:sz w:val="20"/>
          <w:szCs w:val="20"/>
          <w:rtl w:val="0"/>
        </w:rPr>
        <w:t xml:space="preserve">Los materiales</w:t>
      </w:r>
      <w:r w:rsidDel="00000000" w:rsidR="00000000" w:rsidRPr="00000000">
        <w:rPr>
          <w:sz w:val="20"/>
          <w:szCs w:val="20"/>
          <w:rtl w:val="0"/>
        </w:rPr>
        <w:t xml:space="preserve"> que apoyan la producción como es el caso en mayor medida de la papelería, sus especificaciones técnicas deben corresponder a su aplicación en el proceso productivo. Para validar el uso de los materiales en las diferentes áreas se inspeccionan los siguientes requisitos:</w:t>
      </w:r>
      <w:r w:rsidDel="00000000" w:rsidR="00000000" w:rsidRPr="00000000">
        <w:rPr>
          <w:rtl w:val="0"/>
        </w:rPr>
      </w:r>
    </w:p>
    <w:p w:rsidR="00000000" w:rsidDel="00000000" w:rsidP="00000000" w:rsidRDefault="00000000" w:rsidRPr="00000000" w14:paraId="000003C6">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Disponibilidad: Tiempo de obtenerlos para usar.</w:t>
      </w:r>
    </w:p>
    <w:p w:rsidR="00000000" w:rsidDel="00000000" w:rsidP="00000000" w:rsidRDefault="00000000" w:rsidRPr="00000000" w14:paraId="000003C7">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Características propias: funcionalidad, composición, tamaño, peso, color, uniformidad. </w:t>
      </w:r>
    </w:p>
    <w:p w:rsidR="00000000" w:rsidDel="00000000" w:rsidP="00000000" w:rsidRDefault="00000000" w:rsidRPr="00000000" w14:paraId="000003C8">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sz w:val="20"/>
          <w:szCs w:val="20"/>
          <w:rtl w:val="0"/>
        </w:rPr>
        <w:t xml:space="preserve">En el caso de </w:t>
      </w:r>
      <w:r w:rsidDel="00000000" w:rsidR="00000000" w:rsidRPr="00000000">
        <w:rPr>
          <w:b w:val="1"/>
          <w:sz w:val="20"/>
          <w:szCs w:val="20"/>
          <w:rtl w:val="0"/>
        </w:rPr>
        <w:t xml:space="preserve">los textiles</w:t>
      </w:r>
      <w:r w:rsidDel="00000000" w:rsidR="00000000" w:rsidRPr="00000000">
        <w:rPr>
          <w:sz w:val="20"/>
          <w:szCs w:val="20"/>
          <w:rtl w:val="0"/>
        </w:rPr>
        <w:t xml:space="preserve">, teniendo en cuenta las propiedades asociadas a su composición se realizan las inspecciones en las que pueden ser observables con detenimiento, pero es necesario realizar pruebas de laboratorio que garanticen la calidad para su utilización.</w:t>
      </w: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spacing w:line="360" w:lineRule="auto"/>
        <w:jc w:val="center"/>
        <w:rPr>
          <w:b w:val="1"/>
          <w:sz w:val="20"/>
          <w:szCs w:val="20"/>
        </w:rPr>
      </w:pPr>
      <w:r w:rsidDel="00000000" w:rsidR="00000000" w:rsidRPr="00000000">
        <w:rPr>
          <w:rtl w:val="0"/>
        </w:rPr>
      </w:r>
    </w:p>
    <w:p w:rsidR="00000000" w:rsidDel="00000000" w:rsidP="00000000" w:rsidRDefault="00000000" w:rsidRPr="00000000" w14:paraId="000003CA">
      <w:pPr>
        <w:spacing w:line="360" w:lineRule="auto"/>
        <w:ind w:left="720" w:firstLine="0"/>
        <w:rPr>
          <w:b w:val="1"/>
          <w:sz w:val="20"/>
          <w:szCs w:val="20"/>
        </w:rPr>
      </w:pPr>
      <w:r w:rsidDel="00000000" w:rsidR="00000000" w:rsidRPr="00000000">
        <w:rPr>
          <w:b w:val="1"/>
          <w:sz w:val="20"/>
          <w:szCs w:val="20"/>
          <w:rtl w:val="0"/>
        </w:rPr>
        <w:t xml:space="preserve">        Tabla 8</w:t>
      </w:r>
    </w:p>
    <w:p w:rsidR="00000000" w:rsidDel="00000000" w:rsidP="00000000" w:rsidRDefault="00000000" w:rsidRPr="00000000" w14:paraId="000003CB">
      <w:pPr>
        <w:spacing w:line="360" w:lineRule="auto"/>
        <w:ind w:firstLine="720"/>
        <w:rPr>
          <w:b w:val="1"/>
          <w:i w:val="1"/>
          <w:sz w:val="20"/>
          <w:szCs w:val="20"/>
        </w:rPr>
      </w:pPr>
      <w:r w:rsidDel="00000000" w:rsidR="00000000" w:rsidRPr="00000000">
        <w:rPr>
          <w:i w:val="1"/>
          <w:sz w:val="20"/>
          <w:szCs w:val="20"/>
          <w:rtl w:val="0"/>
        </w:rPr>
        <w:t xml:space="preserve">        Pruebas de calidad en laboratorios para textiles</w:t>
      </w:r>
      <w:r w:rsidDel="00000000" w:rsidR="00000000" w:rsidRPr="00000000">
        <w:rPr>
          <w:rtl w:val="0"/>
        </w:rPr>
      </w:r>
    </w:p>
    <w:tbl>
      <w:tblPr>
        <w:tblStyle w:val="Table31"/>
        <w:tblW w:w="7580.0" w:type="dxa"/>
        <w:jc w:val="center"/>
        <w:tblLayout w:type="fixed"/>
        <w:tblLook w:val="0400"/>
      </w:tblPr>
      <w:tblGrid>
        <w:gridCol w:w="3860"/>
        <w:gridCol w:w="3720"/>
        <w:tblGridChange w:id="0">
          <w:tblGrid>
            <w:gridCol w:w="3860"/>
            <w:gridCol w:w="372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CC">
            <w:pPr>
              <w:jc w:val="center"/>
              <w:rPr>
                <w:sz w:val="20"/>
                <w:szCs w:val="20"/>
              </w:rPr>
            </w:pPr>
            <w:r w:rsidDel="00000000" w:rsidR="00000000" w:rsidRPr="00000000">
              <w:rPr>
                <w:sz w:val="20"/>
                <w:szCs w:val="20"/>
                <w:rtl w:val="0"/>
              </w:rPr>
              <w:t xml:space="preserve">ENSAYO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CD">
            <w:pPr>
              <w:jc w:val="center"/>
              <w:rPr>
                <w:sz w:val="20"/>
                <w:szCs w:val="20"/>
              </w:rPr>
            </w:pPr>
            <w:r w:rsidDel="00000000" w:rsidR="00000000" w:rsidRPr="00000000">
              <w:rPr>
                <w:sz w:val="20"/>
                <w:szCs w:val="20"/>
                <w:rtl w:val="0"/>
              </w:rPr>
              <w:t xml:space="preserve">NORMA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CE">
            <w:pPr>
              <w:rPr>
                <w:sz w:val="20"/>
                <w:szCs w:val="20"/>
              </w:rPr>
            </w:pPr>
            <w:r w:rsidDel="00000000" w:rsidR="00000000" w:rsidRPr="00000000">
              <w:rPr>
                <w:sz w:val="20"/>
                <w:szCs w:val="20"/>
                <w:rtl w:val="0"/>
              </w:rPr>
              <w:t xml:space="preserve">Análisis cualitativo de fibras.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CF">
            <w:pPr>
              <w:rPr>
                <w:sz w:val="20"/>
                <w:szCs w:val="20"/>
              </w:rPr>
            </w:pPr>
            <w:r w:rsidDel="00000000" w:rsidR="00000000" w:rsidRPr="00000000">
              <w:rPr>
                <w:sz w:val="20"/>
                <w:szCs w:val="20"/>
                <w:rtl w:val="0"/>
              </w:rPr>
              <w:t xml:space="preserve">NTC 1213/AATCC 20/ASTMD 276</w:t>
            </w:r>
          </w:p>
        </w:tc>
      </w:tr>
      <w:tr>
        <w:trPr>
          <w:cantSplit w:val="0"/>
          <w:trHeight w:val="51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D0">
            <w:pPr>
              <w:rPr>
                <w:sz w:val="20"/>
                <w:szCs w:val="20"/>
              </w:rPr>
            </w:pPr>
            <w:r w:rsidDel="00000000" w:rsidR="00000000" w:rsidRPr="00000000">
              <w:rPr>
                <w:sz w:val="20"/>
                <w:szCs w:val="20"/>
                <w:rtl w:val="0"/>
              </w:rPr>
              <w:t xml:space="preserve">Análisis cuantitativo.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D1">
            <w:pPr>
              <w:rPr>
                <w:sz w:val="20"/>
                <w:szCs w:val="20"/>
              </w:rPr>
            </w:pPr>
            <w:r w:rsidDel="00000000" w:rsidR="00000000" w:rsidRPr="00000000">
              <w:rPr>
                <w:sz w:val="20"/>
                <w:szCs w:val="20"/>
                <w:rtl w:val="0"/>
              </w:rPr>
              <w:t xml:space="preserve">NTC 481: 2012-12-12   </w:t>
              <w:br w:type="textWrapping"/>
              <w:t xml:space="preserve">ASTMD 629:2008</w:t>
            </w:r>
          </w:p>
        </w:tc>
      </w:tr>
      <w:tr>
        <w:trPr>
          <w:cantSplit w:val="0"/>
          <w:trHeight w:val="300" w:hRule="atLeast"/>
          <w:tblHeader w:val="0"/>
        </w:trPr>
        <w:tc>
          <w:tcPr>
            <w:tcBorders>
              <w:top w:color="000000" w:space="0" w:sz="0" w:val="nil"/>
              <w:left w:color="000000" w:space="0" w:sz="4" w:val="single"/>
              <w:bottom w:color="000000" w:space="0" w:sz="0" w:val="nil"/>
              <w:right w:color="000000" w:space="0" w:sz="4" w:val="single"/>
            </w:tcBorders>
            <w:shd w:fill="ffffff" w:val="clear"/>
            <w:vAlign w:val="center"/>
          </w:tcPr>
          <w:p w:rsidR="00000000" w:rsidDel="00000000" w:rsidP="00000000" w:rsidRDefault="00000000" w:rsidRPr="00000000" w14:paraId="000003D2">
            <w:pPr>
              <w:rPr>
                <w:sz w:val="20"/>
                <w:szCs w:val="20"/>
              </w:rPr>
            </w:pPr>
            <w:r w:rsidDel="00000000" w:rsidR="00000000" w:rsidRPr="00000000">
              <w:rPr>
                <w:sz w:val="20"/>
                <w:szCs w:val="20"/>
                <w:rtl w:val="0"/>
              </w:rPr>
              <w:t xml:space="preserve">Coeficiente de fricción.</w:t>
            </w:r>
          </w:p>
        </w:tc>
        <w:tc>
          <w:tcPr>
            <w:tcBorders>
              <w:top w:color="000000" w:space="0" w:sz="0" w:val="nil"/>
              <w:left w:color="000000" w:space="0" w:sz="0" w:val="nil"/>
              <w:bottom w:color="000000" w:space="0" w:sz="0" w:val="nil"/>
              <w:right w:color="000000" w:space="0" w:sz="4" w:val="single"/>
            </w:tcBorders>
            <w:shd w:fill="ffffff" w:val="clear"/>
            <w:vAlign w:val="center"/>
          </w:tcPr>
          <w:p w:rsidR="00000000" w:rsidDel="00000000" w:rsidP="00000000" w:rsidRDefault="00000000" w:rsidRPr="00000000" w14:paraId="000003D3">
            <w:pPr>
              <w:rPr>
                <w:sz w:val="20"/>
                <w:szCs w:val="20"/>
              </w:rPr>
            </w:pPr>
            <w:r w:rsidDel="00000000" w:rsidR="00000000" w:rsidRPr="00000000">
              <w:rPr>
                <w:sz w:val="20"/>
                <w:szCs w:val="20"/>
                <w:rtl w:val="0"/>
              </w:rPr>
              <w:t xml:space="preserve">ASTMD 3412</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D4">
            <w:pPr>
              <w:rPr>
                <w:sz w:val="20"/>
                <w:szCs w:val="20"/>
              </w:rPr>
            </w:pPr>
            <w:r w:rsidDel="00000000" w:rsidR="00000000" w:rsidRPr="00000000">
              <w:rPr>
                <w:sz w:val="20"/>
                <w:szCs w:val="20"/>
                <w:rtl w:val="0"/>
              </w:rPr>
              <w:t xml:space="preserve">Determinación de la densidad lineal (título).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D5">
            <w:pPr>
              <w:rPr>
                <w:sz w:val="20"/>
                <w:szCs w:val="20"/>
              </w:rPr>
            </w:pPr>
            <w:r w:rsidDel="00000000" w:rsidR="00000000" w:rsidRPr="00000000">
              <w:rPr>
                <w:sz w:val="20"/>
                <w:szCs w:val="20"/>
                <w:rtl w:val="0"/>
              </w:rPr>
              <w:t xml:space="preserve">NTC 959</w:t>
            </w:r>
          </w:p>
        </w:tc>
      </w:tr>
      <w:tr>
        <w:trPr>
          <w:cantSplit w:val="0"/>
          <w:trHeight w:val="51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D6">
            <w:pPr>
              <w:rPr>
                <w:sz w:val="20"/>
                <w:szCs w:val="20"/>
              </w:rPr>
            </w:pPr>
            <w:r w:rsidDel="00000000" w:rsidR="00000000" w:rsidRPr="00000000">
              <w:rPr>
                <w:sz w:val="20"/>
                <w:szCs w:val="20"/>
                <w:rtl w:val="0"/>
              </w:rPr>
              <w:t xml:space="preserve">Determinación de las materias extraíbles.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D7">
            <w:pPr>
              <w:rPr>
                <w:sz w:val="20"/>
                <w:szCs w:val="20"/>
              </w:rPr>
            </w:pPr>
            <w:r w:rsidDel="00000000" w:rsidR="00000000" w:rsidRPr="00000000">
              <w:rPr>
                <w:sz w:val="20"/>
                <w:szCs w:val="20"/>
                <w:rtl w:val="0"/>
              </w:rPr>
              <w:t xml:space="preserve">NTC 751</w:t>
            </w:r>
          </w:p>
        </w:tc>
      </w:tr>
      <w:tr>
        <w:trPr>
          <w:cantSplit w:val="0"/>
          <w:trHeight w:val="76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D8">
            <w:pPr>
              <w:rPr>
                <w:sz w:val="20"/>
                <w:szCs w:val="20"/>
              </w:rPr>
            </w:pPr>
            <w:r w:rsidDel="00000000" w:rsidR="00000000" w:rsidRPr="00000000">
              <w:rPr>
                <w:sz w:val="20"/>
                <w:szCs w:val="20"/>
                <w:rtl w:val="0"/>
              </w:rPr>
              <w:t xml:space="preserve">Determinación de los rizos por unidad</w:t>
              <w:br w:type="textWrapping"/>
              <w:t xml:space="preserve">de longitud.</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D9">
            <w:pPr>
              <w:rPr>
                <w:sz w:val="20"/>
                <w:szCs w:val="20"/>
              </w:rPr>
            </w:pPr>
            <w:r w:rsidDel="00000000" w:rsidR="00000000" w:rsidRPr="00000000">
              <w:rPr>
                <w:sz w:val="20"/>
                <w:szCs w:val="20"/>
                <w:rtl w:val="0"/>
              </w:rPr>
              <w:t xml:space="preserve">NTC 840 </w:t>
            </w:r>
          </w:p>
        </w:tc>
      </w:tr>
      <w:tr>
        <w:trPr>
          <w:cantSplit w:val="0"/>
          <w:trHeight w:val="76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DA">
            <w:pPr>
              <w:rPr>
                <w:sz w:val="20"/>
                <w:szCs w:val="20"/>
              </w:rPr>
            </w:pPr>
            <w:r w:rsidDel="00000000" w:rsidR="00000000" w:rsidRPr="00000000">
              <w:rPr>
                <w:sz w:val="20"/>
                <w:szCs w:val="20"/>
                <w:rtl w:val="0"/>
              </w:rPr>
              <w:t xml:space="preserve">Determinación de la resistencia a la tracción y alargamiento de fibras individuales.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DB">
            <w:pPr>
              <w:rPr>
                <w:sz w:val="20"/>
                <w:szCs w:val="20"/>
              </w:rPr>
            </w:pPr>
            <w:r w:rsidDel="00000000" w:rsidR="00000000" w:rsidRPr="00000000">
              <w:rPr>
                <w:sz w:val="20"/>
                <w:szCs w:val="20"/>
                <w:rtl w:val="0"/>
              </w:rPr>
              <w:t xml:space="preserve">NTC 959</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DC">
            <w:pPr>
              <w:rPr>
                <w:sz w:val="20"/>
                <w:szCs w:val="20"/>
              </w:rPr>
            </w:pPr>
            <w:r w:rsidDel="00000000" w:rsidR="00000000" w:rsidRPr="00000000">
              <w:rPr>
                <w:sz w:val="20"/>
                <w:szCs w:val="20"/>
                <w:rtl w:val="0"/>
              </w:rPr>
              <w:t xml:space="preserve">Libre de Formaldehído.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DD">
            <w:pPr>
              <w:rPr>
                <w:sz w:val="20"/>
                <w:szCs w:val="20"/>
              </w:rPr>
            </w:pPr>
            <w:r w:rsidDel="00000000" w:rsidR="00000000" w:rsidRPr="00000000">
              <w:rPr>
                <w:sz w:val="20"/>
                <w:szCs w:val="20"/>
                <w:rtl w:val="0"/>
              </w:rPr>
              <w:t xml:space="preserve">ISO 14184-1:2011</w:t>
            </w:r>
          </w:p>
        </w:tc>
      </w:tr>
    </w:tbl>
    <w:p w:rsidR="00000000" w:rsidDel="00000000" w:rsidP="00000000" w:rsidRDefault="00000000" w:rsidRPr="00000000" w14:paraId="000003DE">
      <w:pPr>
        <w:spacing w:line="360" w:lineRule="auto"/>
        <w:ind w:left="720" w:firstLine="0"/>
        <w:rPr>
          <w:sz w:val="20"/>
          <w:szCs w:val="20"/>
        </w:rPr>
      </w:pPr>
      <w:r w:rsidDel="00000000" w:rsidR="00000000" w:rsidRPr="00000000">
        <w:rPr>
          <w:sz w:val="20"/>
          <w:szCs w:val="20"/>
          <w:rtl w:val="0"/>
        </w:rPr>
        <w:t xml:space="preserve">         Nota. SENA (2020).</w:t>
      </w:r>
    </w:p>
    <w:p w:rsidR="00000000" w:rsidDel="00000000" w:rsidP="00000000" w:rsidRDefault="00000000" w:rsidRPr="00000000" w14:paraId="000003DF">
      <w:pPr>
        <w:spacing w:line="360" w:lineRule="auto"/>
        <w:jc w:val="center"/>
        <w:rPr>
          <w:i w:val="1"/>
          <w:color w:val="595959"/>
          <w:sz w:val="20"/>
          <w:szCs w:val="20"/>
        </w:rPr>
      </w:pP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La tela es la materia prima que más consume la prenda, es por ello la importancia de revisar de una forma minuciosa:</w:t>
      </w:r>
    </w:p>
    <w:p w:rsidR="00000000" w:rsidDel="00000000" w:rsidP="00000000" w:rsidRDefault="00000000" w:rsidRPr="00000000" w14:paraId="000003E1">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sdt>
        <w:sdtPr>
          <w:tag w:val="goog_rdk_121"/>
        </w:sdtPr>
        <w:sdtContent>
          <w:commentRangeStart w:id="69"/>
        </w:sdtContent>
      </w:sdt>
      <w:r w:rsidDel="00000000" w:rsidR="00000000" w:rsidRPr="00000000">
        <w:rPr>
          <w:color w:val="000000"/>
          <w:sz w:val="20"/>
          <w:szCs w:val="20"/>
          <w:rtl w:val="0"/>
        </w:rPr>
        <w:t xml:space="preserve">Uniformidad del color, </w:t>
      </w:r>
    </w:p>
    <w:p w:rsidR="00000000" w:rsidDel="00000000" w:rsidP="00000000" w:rsidRDefault="00000000" w:rsidRPr="00000000" w14:paraId="000003E2">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Deshilados</w:t>
      </w:r>
    </w:p>
    <w:p w:rsidR="00000000" w:rsidDel="00000000" w:rsidP="00000000" w:rsidRDefault="00000000" w:rsidRPr="00000000" w14:paraId="000003E3">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Huecos</w:t>
      </w:r>
    </w:p>
    <w:p w:rsidR="00000000" w:rsidDel="00000000" w:rsidP="00000000" w:rsidRDefault="00000000" w:rsidRPr="00000000" w14:paraId="000003E4">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Motas</w:t>
      </w:r>
    </w:p>
    <w:p w:rsidR="00000000" w:rsidDel="00000000" w:rsidP="00000000" w:rsidRDefault="00000000" w:rsidRPr="00000000" w14:paraId="000003E5">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Contaminación de otros hilos</w:t>
      </w:r>
    </w:p>
    <w:p w:rsidR="00000000" w:rsidDel="00000000" w:rsidP="00000000" w:rsidRDefault="00000000" w:rsidRPr="00000000" w14:paraId="000003E6">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Arrugas no relacionadas a su textura</w:t>
      </w:r>
    </w:p>
    <w:p w:rsidR="00000000" w:rsidDel="00000000" w:rsidP="00000000" w:rsidRDefault="00000000" w:rsidRPr="00000000" w14:paraId="000003E7">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Limpieza</w:t>
      </w:r>
    </w:p>
    <w:p w:rsidR="00000000" w:rsidDel="00000000" w:rsidP="00000000" w:rsidRDefault="00000000" w:rsidRPr="00000000" w14:paraId="000003E8">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Anchos de tela parejos</w:t>
      </w:r>
    </w:p>
    <w:p w:rsidR="00000000" w:rsidDel="00000000" w:rsidP="00000000" w:rsidRDefault="00000000" w:rsidRPr="00000000" w14:paraId="000003E9">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Orillo de tela.</w:t>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sz w:val="20"/>
          <w:szCs w:val="20"/>
          <w:rtl w:val="0"/>
        </w:rPr>
        <w:t xml:space="preserve">Es importante revisar el comportamiento del textil al contacto con el agua y las temperaturas. Al lavar la tela se puede observar la recuperación y formación de arrugas, la solidez del color para que no migre en el caso que se presente combinaciones de colores en las piezas y uso de insumos.</w:t>
      </w:r>
      <w:r w:rsidDel="00000000" w:rsidR="00000000" w:rsidRPr="00000000">
        <w:rPr>
          <w:rtl w:val="0"/>
        </w:rPr>
      </w:r>
    </w:p>
    <w:p w:rsidR="00000000" w:rsidDel="00000000" w:rsidP="00000000" w:rsidRDefault="00000000" w:rsidRPr="00000000" w14:paraId="000003EC">
      <w:pPr>
        <w:spacing w:line="360" w:lineRule="auto"/>
        <w:rPr>
          <w:sz w:val="20"/>
          <w:szCs w:val="20"/>
        </w:rPr>
      </w:pPr>
      <w:r w:rsidDel="00000000" w:rsidR="00000000" w:rsidRPr="00000000">
        <w:rPr>
          <w:sz w:val="20"/>
          <w:szCs w:val="20"/>
          <w:rtl w:val="0"/>
        </w:rPr>
        <w:t xml:space="preserve">También se debe tener en cuenta en las fibras, los efectos del contacto con bacterias y microorganismos, su incidencia en la durabilidad. Así mismo, el contacto con fluidos corporales como sangre, saliva o sudoración.</w:t>
      </w:r>
    </w:p>
    <w:tbl>
      <w:tblPr>
        <w:tblStyle w:val="Table3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3ED">
            <w:pPr>
              <w:jc w:val="center"/>
              <w:rPr>
                <w:sz w:val="20"/>
                <w:szCs w:val="20"/>
              </w:rPr>
            </w:pPr>
            <w:sdt>
              <w:sdtPr>
                <w:tag w:val="goog_rdk_122"/>
              </w:sdtPr>
              <w:sdtContent>
                <w:commentRangeStart w:id="70"/>
              </w:sdtContent>
            </w:sdt>
            <w:r w:rsidDel="00000000" w:rsidR="00000000" w:rsidRPr="00000000">
              <w:rPr>
                <w:sz w:val="20"/>
                <w:szCs w:val="20"/>
                <w:highlight w:val="yellow"/>
                <w:rtl w:val="0"/>
              </w:rPr>
              <w:t xml:space="preserve">Llamado a la acción</w:t>
            </w:r>
            <w:r w:rsidDel="00000000" w:rsidR="00000000" w:rsidRPr="00000000">
              <w:rPr>
                <w:rtl w:val="0"/>
              </w:rPr>
            </w:r>
          </w:p>
          <w:p w:rsidR="00000000" w:rsidDel="00000000" w:rsidP="00000000" w:rsidRDefault="00000000" w:rsidRPr="00000000" w14:paraId="000003EE">
            <w:pPr>
              <w:jc w:val="center"/>
              <w:rPr>
                <w:sz w:val="20"/>
                <w:szCs w:val="20"/>
              </w:rPr>
            </w:pPr>
            <w:r w:rsidDel="00000000" w:rsidR="00000000" w:rsidRPr="00000000">
              <w:rPr>
                <w:sz w:val="20"/>
                <w:szCs w:val="20"/>
                <w:rtl w:val="0"/>
              </w:rPr>
              <w:t xml:space="preserve">PDF Anexo_12_Códigos de defectos (Denim, casual, militar, </w:t>
            </w:r>
            <w:r w:rsidDel="00000000" w:rsidR="00000000" w:rsidRPr="00000000">
              <w:rPr>
                <w:i w:val="1"/>
                <w:sz w:val="20"/>
                <w:szCs w:val="20"/>
                <w:rtl w:val="0"/>
              </w:rPr>
              <w:t xml:space="preserve">work</w:t>
            </w:r>
            <w:r w:rsidDel="00000000" w:rsidR="00000000" w:rsidRPr="00000000">
              <w:rPr>
                <w:sz w:val="20"/>
                <w:szCs w:val="20"/>
                <w:rtl w:val="0"/>
              </w:rPr>
              <w:t xml:space="preserve">)</w:t>
            </w:r>
          </w:p>
          <w:p w:rsidR="00000000" w:rsidDel="00000000" w:rsidP="00000000" w:rsidRDefault="00000000" w:rsidRPr="00000000" w14:paraId="000003EF">
            <w:pPr>
              <w:jc w:val="center"/>
              <w:rPr>
                <w:sz w:val="20"/>
                <w:szCs w:val="20"/>
              </w:rPr>
            </w:pPr>
            <w:r w:rsidDel="00000000" w:rsidR="00000000" w:rsidRPr="00000000">
              <w:rPr>
                <w:sz w:val="20"/>
                <w:szCs w:val="20"/>
                <w:rtl w:val="0"/>
              </w:rPr>
              <w:t xml:space="preserve">Material complementario.</w:t>
            </w:r>
            <w:commentRangeEnd w:id="70"/>
            <w:r w:rsidDel="00000000" w:rsidR="00000000" w:rsidRPr="00000000">
              <w:commentReference w:id="70"/>
            </w:r>
            <w:r w:rsidDel="00000000" w:rsidR="00000000" w:rsidRPr="00000000">
              <w:rPr>
                <w:rtl w:val="0"/>
              </w:rPr>
            </w:r>
          </w:p>
        </w:tc>
      </w:tr>
    </w:tbl>
    <w:p w:rsidR="00000000" w:rsidDel="00000000" w:rsidP="00000000" w:rsidRDefault="00000000" w:rsidRPr="00000000" w14:paraId="000003F0">
      <w:pPr>
        <w:pStyle w:val="Heading3"/>
        <w:spacing w:line="360" w:lineRule="auto"/>
        <w:rPr>
          <w:b w:val="1"/>
          <w:i w:val="1"/>
          <w:color w:val="000000"/>
          <w:sz w:val="20"/>
          <w:szCs w:val="20"/>
        </w:rPr>
      </w:pPr>
      <w:bookmarkStart w:colFirst="0" w:colLast="0" w:name="_heading=h.2bn6wsx" w:id="29"/>
      <w:bookmarkEnd w:id="29"/>
      <w:r w:rsidDel="00000000" w:rsidR="00000000" w:rsidRPr="00000000">
        <w:rPr>
          <w:b w:val="1"/>
          <w:i w:val="1"/>
          <w:color w:val="000000"/>
          <w:sz w:val="20"/>
          <w:szCs w:val="20"/>
          <w:rtl w:val="0"/>
        </w:rPr>
        <w:t xml:space="preserve">5.3.2 Control de Calidad en patronaje.</w:t>
      </w:r>
    </w:p>
    <w:p w:rsidR="00000000" w:rsidDel="00000000" w:rsidP="00000000" w:rsidRDefault="00000000" w:rsidRPr="00000000" w14:paraId="000003F1">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sz w:val="20"/>
          <w:szCs w:val="20"/>
          <w:rtl w:val="0"/>
        </w:rPr>
        <w:t xml:space="preserve">El control de los procesos es importante comprender cuales son las variaciones en las características del producto, encontrar las causas y tomar las decisiones para controlar la variabilidad, eliminando los errores, estandarizando el proceso y establecer mejoras para tener una variabilidad controlada.</w:t>
      </w: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sz w:val="20"/>
          <w:szCs w:val="20"/>
          <w:rtl w:val="0"/>
        </w:rPr>
        <w:t xml:space="preserve">En el proceso de patronaje la persona responsable del patronaje de la prenda, junto con el auditor de calidad realizan la revisión del paquete de moldes o patrones que comprenden la pieza, es importante revisarlos en físico, aunque se desarrolle el patrón digital.</w:t>
      </w: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3F5">
      <w:pPr>
        <w:spacing w:line="360" w:lineRule="auto"/>
        <w:jc w:val="both"/>
        <w:rPr>
          <w:b w:val="1"/>
          <w:sz w:val="20"/>
          <w:szCs w:val="20"/>
        </w:rPr>
      </w:pPr>
      <w:r w:rsidDel="00000000" w:rsidR="00000000" w:rsidRPr="00000000">
        <w:rPr>
          <w:sz w:val="20"/>
          <w:szCs w:val="20"/>
          <w:rtl w:val="0"/>
        </w:rPr>
        <w:t xml:space="preserve">Los productos tienen variables y atributos. Las variables son características cuantitativas y los atributos son las características cualitativas. Los requisitos además están clasificados de la siguiente manera:</w:t>
      </w:r>
      <w:r w:rsidDel="00000000" w:rsidR="00000000" w:rsidRPr="00000000">
        <w:rPr>
          <w:rtl w:val="0"/>
        </w:rPr>
      </w:r>
    </w:p>
    <w:p w:rsidR="00000000" w:rsidDel="00000000" w:rsidP="00000000" w:rsidRDefault="00000000" w:rsidRPr="00000000" w14:paraId="000003F6">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Explícitos: </w:t>
      </w:r>
      <w:r w:rsidDel="00000000" w:rsidR="00000000" w:rsidRPr="00000000">
        <w:rPr>
          <w:sz w:val="20"/>
          <w:szCs w:val="20"/>
          <w:rtl w:val="0"/>
        </w:rPr>
        <w:t xml:space="preserve">d</w:t>
      </w:r>
      <w:r w:rsidDel="00000000" w:rsidR="00000000" w:rsidRPr="00000000">
        <w:rPr>
          <w:color w:val="000000"/>
          <w:sz w:val="20"/>
          <w:szCs w:val="20"/>
          <w:rtl w:val="0"/>
        </w:rPr>
        <w:t xml:space="preserve">eclarados por el cliente, según expectativas del cliente.</w:t>
      </w:r>
    </w:p>
    <w:p w:rsidR="00000000" w:rsidDel="00000000" w:rsidP="00000000" w:rsidRDefault="00000000" w:rsidRPr="00000000" w14:paraId="000003F7">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Implícitos: </w:t>
      </w:r>
      <w:r w:rsidDel="00000000" w:rsidR="00000000" w:rsidRPr="00000000">
        <w:rPr>
          <w:sz w:val="20"/>
          <w:szCs w:val="20"/>
          <w:rtl w:val="0"/>
        </w:rPr>
        <w:t xml:space="preserve">n</w:t>
      </w:r>
      <w:r w:rsidDel="00000000" w:rsidR="00000000" w:rsidRPr="00000000">
        <w:rPr>
          <w:color w:val="000000"/>
          <w:sz w:val="20"/>
          <w:szCs w:val="20"/>
          <w:rtl w:val="0"/>
        </w:rPr>
        <w:t xml:space="preserve">ecesarios para que cumplan función.</w:t>
      </w:r>
    </w:p>
    <w:p w:rsidR="00000000" w:rsidDel="00000000" w:rsidP="00000000" w:rsidRDefault="00000000" w:rsidRPr="00000000" w14:paraId="000003F8">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Legales o reglamentarios: </w:t>
      </w:r>
      <w:r w:rsidDel="00000000" w:rsidR="00000000" w:rsidRPr="00000000">
        <w:rPr>
          <w:sz w:val="20"/>
          <w:szCs w:val="20"/>
          <w:rtl w:val="0"/>
        </w:rPr>
        <w:t xml:space="preserve">d</w:t>
      </w:r>
      <w:r w:rsidDel="00000000" w:rsidR="00000000" w:rsidRPr="00000000">
        <w:rPr>
          <w:color w:val="000000"/>
          <w:sz w:val="20"/>
          <w:szCs w:val="20"/>
          <w:rtl w:val="0"/>
        </w:rPr>
        <w:t xml:space="preserve">e acuerdo con cumplir leyes. </w:t>
      </w:r>
    </w:p>
    <w:p w:rsidR="00000000" w:rsidDel="00000000" w:rsidP="00000000" w:rsidRDefault="00000000" w:rsidRPr="00000000" w14:paraId="000003F9">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Relacionados con la empresa: </w:t>
      </w:r>
      <w:r w:rsidDel="00000000" w:rsidR="00000000" w:rsidRPr="00000000">
        <w:rPr>
          <w:sz w:val="20"/>
          <w:szCs w:val="20"/>
          <w:rtl w:val="0"/>
        </w:rPr>
        <w:t xml:space="preserve">s</w:t>
      </w:r>
      <w:r w:rsidDel="00000000" w:rsidR="00000000" w:rsidRPr="00000000">
        <w:rPr>
          <w:color w:val="000000"/>
          <w:sz w:val="20"/>
          <w:szCs w:val="20"/>
          <w:rtl w:val="0"/>
        </w:rPr>
        <w:t xml:space="preserve">egún las políticas de la empresa.</w:t>
      </w:r>
    </w:p>
    <w:p w:rsidR="00000000" w:rsidDel="00000000" w:rsidP="00000000" w:rsidRDefault="00000000" w:rsidRPr="00000000" w14:paraId="000003FA">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3FB">
      <w:pPr>
        <w:spacing w:line="360" w:lineRule="auto"/>
        <w:jc w:val="both"/>
        <w:rPr>
          <w:b w:val="1"/>
          <w:sz w:val="20"/>
          <w:szCs w:val="20"/>
        </w:rPr>
      </w:pPr>
      <w:r w:rsidDel="00000000" w:rsidR="00000000" w:rsidRPr="00000000">
        <w:rPr>
          <w:sz w:val="20"/>
          <w:szCs w:val="20"/>
          <w:rtl w:val="0"/>
        </w:rPr>
        <w:t xml:space="preserve">Los requisitos para </w:t>
      </w:r>
      <w:r w:rsidDel="00000000" w:rsidR="00000000" w:rsidRPr="00000000">
        <w:rPr>
          <w:b w:val="1"/>
          <w:sz w:val="20"/>
          <w:szCs w:val="20"/>
          <w:rtl w:val="0"/>
        </w:rPr>
        <w:t xml:space="preserve">revisar en patronaje</w:t>
      </w:r>
      <w:r w:rsidDel="00000000" w:rsidR="00000000" w:rsidRPr="00000000">
        <w:rPr>
          <w:sz w:val="20"/>
          <w:szCs w:val="20"/>
          <w:rtl w:val="0"/>
        </w:rPr>
        <w:t xml:space="preserve"> son:</w:t>
      </w:r>
      <w:r w:rsidDel="00000000" w:rsidR="00000000" w:rsidRPr="00000000">
        <w:rPr>
          <w:rtl w:val="0"/>
        </w:rPr>
      </w:r>
    </w:p>
    <w:p w:rsidR="00000000" w:rsidDel="00000000" w:rsidP="00000000" w:rsidRDefault="00000000" w:rsidRPr="00000000" w14:paraId="000003FC">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sdt>
        <w:sdtPr>
          <w:tag w:val="goog_rdk_123"/>
        </w:sdtPr>
        <w:sdtContent>
          <w:commentRangeStart w:id="71"/>
        </w:sdtContent>
      </w:sdt>
      <w:r w:rsidDel="00000000" w:rsidR="00000000" w:rsidRPr="00000000">
        <w:rPr>
          <w:color w:val="000000"/>
          <w:sz w:val="20"/>
          <w:szCs w:val="20"/>
          <w:rtl w:val="0"/>
        </w:rPr>
        <w:t xml:space="preserve">Medidas: del patrón con costuras y sin costuras; para comparar medidas con la prenda terminada, corresponda con la talla, además revisar que las medidas de las piezas sean iguales al unir, además de tener simetría, se puede superponer las piezas para observar que </w:t>
      </w:r>
      <w:r w:rsidDel="00000000" w:rsidR="00000000" w:rsidRPr="00000000">
        <w:rPr>
          <w:sz w:val="20"/>
          <w:szCs w:val="20"/>
          <w:rtl w:val="0"/>
        </w:rPr>
        <w:t xml:space="preserve">estas </w:t>
      </w:r>
      <w:r w:rsidDel="00000000" w:rsidR="00000000" w:rsidRPr="00000000">
        <w:rPr>
          <w:color w:val="000000"/>
          <w:sz w:val="20"/>
          <w:szCs w:val="20"/>
          <w:rtl w:val="0"/>
        </w:rPr>
        <w:t xml:space="preserve">coincidan en cuanto a sus longitudes.</w:t>
      </w:r>
    </w:p>
    <w:p w:rsidR="00000000" w:rsidDel="00000000" w:rsidP="00000000" w:rsidRDefault="00000000" w:rsidRPr="00000000" w14:paraId="000003FD">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Cantidad de piezas: </w:t>
      </w:r>
      <w:r w:rsidDel="00000000" w:rsidR="00000000" w:rsidRPr="00000000">
        <w:rPr>
          <w:sz w:val="20"/>
          <w:szCs w:val="20"/>
          <w:rtl w:val="0"/>
        </w:rPr>
        <w:t xml:space="preserve">c</w:t>
      </w:r>
      <w:r w:rsidDel="00000000" w:rsidR="00000000" w:rsidRPr="00000000">
        <w:rPr>
          <w:color w:val="000000"/>
          <w:sz w:val="20"/>
          <w:szCs w:val="20"/>
          <w:rtl w:val="0"/>
        </w:rPr>
        <w:t xml:space="preserve">orrespondencia de piezas respecto al diseño y al dibujo plano del patrón. </w:t>
      </w:r>
    </w:p>
    <w:p w:rsidR="00000000" w:rsidDel="00000000" w:rsidP="00000000" w:rsidRDefault="00000000" w:rsidRPr="00000000" w14:paraId="000003FE">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Señalización de pieza: debe contener identificación de la prenda, no se debe prestar a dualidades de información, además de contener la cantidad a cortar en cada pieza.</w:t>
      </w:r>
    </w:p>
    <w:p w:rsidR="00000000" w:rsidDel="00000000" w:rsidP="00000000" w:rsidRDefault="00000000" w:rsidRPr="00000000" w14:paraId="000003FF">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Aplomos: </w:t>
      </w:r>
      <w:r w:rsidDel="00000000" w:rsidR="00000000" w:rsidRPr="00000000">
        <w:rPr>
          <w:sz w:val="20"/>
          <w:szCs w:val="20"/>
          <w:rtl w:val="0"/>
        </w:rPr>
        <w:t xml:space="preserve">i</w:t>
      </w:r>
      <w:r w:rsidDel="00000000" w:rsidR="00000000" w:rsidRPr="00000000">
        <w:rPr>
          <w:color w:val="000000"/>
          <w:sz w:val="20"/>
          <w:szCs w:val="20"/>
          <w:rtl w:val="0"/>
        </w:rPr>
        <w:t xml:space="preserve">ndicación clara de las líneas de aplomo de cada pieza.</w:t>
      </w:r>
    </w:p>
    <w:p w:rsidR="00000000" w:rsidDel="00000000" w:rsidP="00000000" w:rsidRDefault="00000000" w:rsidRPr="00000000" w14:paraId="00000400">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Costuras: </w:t>
      </w:r>
      <w:r w:rsidDel="00000000" w:rsidR="00000000" w:rsidRPr="00000000">
        <w:rPr>
          <w:sz w:val="20"/>
          <w:szCs w:val="20"/>
          <w:rtl w:val="0"/>
        </w:rPr>
        <w:t xml:space="preserve">m</w:t>
      </w:r>
      <w:r w:rsidDel="00000000" w:rsidR="00000000" w:rsidRPr="00000000">
        <w:rPr>
          <w:color w:val="000000"/>
          <w:sz w:val="20"/>
          <w:szCs w:val="20"/>
          <w:rtl w:val="0"/>
        </w:rPr>
        <w:t xml:space="preserve">árgenes de costura en cada pieza, y la correspondencia con la pieza a unir; por ejemplo, si en el hombro en la pieza del delantero el ancho es de 1 cm de margen de costura, en el hombro posterior debe corresponder a la misma medida de margen de costura.</w:t>
      </w:r>
    </w:p>
    <w:p w:rsidR="00000000" w:rsidDel="00000000" w:rsidP="00000000" w:rsidRDefault="00000000" w:rsidRPr="00000000" w14:paraId="00000401">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Piquetes y puntos: </w:t>
      </w:r>
      <w:r w:rsidDel="00000000" w:rsidR="00000000" w:rsidRPr="00000000">
        <w:rPr>
          <w:sz w:val="20"/>
          <w:szCs w:val="20"/>
          <w:rtl w:val="0"/>
        </w:rPr>
        <w:t xml:space="preserve">e</w:t>
      </w:r>
      <w:r w:rsidDel="00000000" w:rsidR="00000000" w:rsidRPr="00000000">
        <w:rPr>
          <w:color w:val="000000"/>
          <w:sz w:val="20"/>
          <w:szCs w:val="20"/>
          <w:rtl w:val="0"/>
        </w:rPr>
        <w:t xml:space="preserve">xistencia de puntos y piquetes, alineando las piezas y correspondo la unión de puntos y piquetes. </w:t>
      </w:r>
    </w:p>
    <w:p w:rsidR="00000000" w:rsidDel="00000000" w:rsidP="00000000" w:rsidRDefault="00000000" w:rsidRPr="00000000" w14:paraId="00000402">
      <w:pPr>
        <w:numPr>
          <w:ilvl w:val="0"/>
          <w:numId w:val="3"/>
        </w:numPr>
        <w:pBdr>
          <w:top w:space="0" w:sz="0" w:val="nil"/>
          <w:left w:space="0" w:sz="0" w:val="nil"/>
          <w:bottom w:space="0" w:sz="0" w:val="nil"/>
          <w:right w:space="0" w:sz="0" w:val="nil"/>
          <w:between w:space="0" w:sz="0" w:val="nil"/>
        </w:pBdr>
        <w:spacing w:after="160" w:line="360" w:lineRule="auto"/>
        <w:ind w:left="720" w:hanging="360"/>
        <w:jc w:val="both"/>
        <w:rPr>
          <w:color w:val="000000"/>
          <w:sz w:val="20"/>
          <w:szCs w:val="20"/>
        </w:rPr>
      </w:pPr>
      <w:r w:rsidDel="00000000" w:rsidR="00000000" w:rsidRPr="00000000">
        <w:rPr>
          <w:color w:val="000000"/>
          <w:sz w:val="20"/>
          <w:szCs w:val="20"/>
          <w:rtl w:val="0"/>
        </w:rPr>
        <w:t xml:space="preserve">Plantillas: </w:t>
      </w:r>
      <w:r w:rsidDel="00000000" w:rsidR="00000000" w:rsidRPr="00000000">
        <w:rPr>
          <w:sz w:val="20"/>
          <w:szCs w:val="20"/>
          <w:rtl w:val="0"/>
        </w:rPr>
        <w:t xml:space="preserve">f</w:t>
      </w:r>
      <w:r w:rsidDel="00000000" w:rsidR="00000000" w:rsidRPr="00000000">
        <w:rPr>
          <w:color w:val="000000"/>
          <w:sz w:val="20"/>
          <w:szCs w:val="20"/>
          <w:rtl w:val="0"/>
        </w:rPr>
        <w:t xml:space="preserve">uncionalidad de la plantilla y sus medidas.</w:t>
      </w:r>
      <w:commentRangeEnd w:id="71"/>
      <w:r w:rsidDel="00000000" w:rsidR="00000000" w:rsidRPr="00000000">
        <w:commentReference w:id="71"/>
      </w:r>
      <w:r w:rsidDel="00000000" w:rsidR="00000000" w:rsidRPr="00000000">
        <w:rPr>
          <w:rtl w:val="0"/>
        </w:rPr>
      </w:r>
    </w:p>
    <w:tbl>
      <w:tblPr>
        <w:tblStyle w:val="Table33"/>
        <w:tblW w:w="92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42"/>
        <w:tblGridChange w:id="0">
          <w:tblGrid>
            <w:gridCol w:w="9242"/>
          </w:tblGrid>
        </w:tblGridChange>
      </w:tblGrid>
      <w:tr>
        <w:trPr>
          <w:cantSplit w:val="0"/>
          <w:tblHeader w:val="0"/>
        </w:trPr>
        <w:tc>
          <w:tcPr/>
          <w:p w:rsidR="00000000" w:rsidDel="00000000" w:rsidP="00000000" w:rsidRDefault="00000000" w:rsidRPr="00000000" w14:paraId="00000403">
            <w:pPr>
              <w:pBdr>
                <w:top w:space="0" w:sz="0" w:val="nil"/>
                <w:left w:space="0" w:sz="0" w:val="nil"/>
                <w:bottom w:space="0" w:sz="0" w:val="nil"/>
                <w:right w:space="0" w:sz="0" w:val="nil"/>
                <w:between w:space="0" w:sz="0" w:val="nil"/>
              </w:pBdr>
              <w:spacing w:line="276" w:lineRule="auto"/>
              <w:ind w:left="720" w:firstLine="0"/>
              <w:jc w:val="center"/>
              <w:rPr>
                <w:color w:val="000000"/>
                <w:sz w:val="20"/>
                <w:szCs w:val="20"/>
                <w:highlight w:val="yellow"/>
              </w:rPr>
            </w:pPr>
            <w:r w:rsidDel="00000000" w:rsidR="00000000" w:rsidRPr="00000000">
              <w:rPr>
                <w:rtl w:val="0"/>
              </w:rPr>
              <w:t xml:space="preserve">     </w:t>
            </w:r>
            <w:sdt>
              <w:sdtPr>
                <w:tag w:val="goog_rdk_124"/>
              </w:sdtPr>
              <w:sdtContent>
                <w:commentRangeStart w:id="72"/>
              </w:sdtContent>
            </w:sdt>
            <w:r w:rsidDel="00000000" w:rsidR="00000000" w:rsidRPr="00000000">
              <w:rPr>
                <w:color w:val="000000"/>
                <w:sz w:val="20"/>
                <w:szCs w:val="20"/>
                <w:highlight w:val="yellow"/>
                <w:rtl w:val="0"/>
              </w:rPr>
              <w:t xml:space="preserve">Llamado a la acción</w:t>
            </w:r>
          </w:p>
          <w:p w:rsidR="00000000" w:rsidDel="00000000" w:rsidP="00000000" w:rsidRDefault="00000000" w:rsidRPr="00000000" w14:paraId="00000404">
            <w:pPr>
              <w:numPr>
                <w:ilvl w:val="0"/>
                <w:numId w:val="3"/>
              </w:numPr>
              <w:pBdr>
                <w:top w:space="0" w:sz="0" w:val="nil"/>
                <w:left w:space="0" w:sz="0" w:val="nil"/>
                <w:bottom w:space="0" w:sz="0" w:val="nil"/>
                <w:right w:space="0" w:sz="0" w:val="nil"/>
                <w:between w:space="0" w:sz="0" w:val="nil"/>
              </w:pBdr>
              <w:spacing w:line="276" w:lineRule="auto"/>
              <w:ind w:left="720" w:hanging="360"/>
              <w:jc w:val="center"/>
              <w:rPr>
                <w:b w:val="0"/>
                <w:color w:val="000000"/>
                <w:sz w:val="20"/>
                <w:szCs w:val="20"/>
              </w:rPr>
            </w:pPr>
            <w:r w:rsidDel="00000000" w:rsidR="00000000" w:rsidRPr="00000000">
              <w:rPr>
                <w:b w:val="0"/>
                <w:color w:val="000000"/>
                <w:sz w:val="20"/>
                <w:szCs w:val="20"/>
                <w:rtl w:val="0"/>
              </w:rPr>
              <w:t xml:space="preserve">Documento</w:t>
            </w:r>
            <w:r w:rsidDel="00000000" w:rsidR="00000000" w:rsidRPr="00000000">
              <w:rPr>
                <w:color w:val="000000"/>
                <w:sz w:val="20"/>
                <w:szCs w:val="20"/>
                <w:rtl w:val="0"/>
              </w:rPr>
              <w:t xml:space="preserve">_ </w:t>
            </w:r>
            <w:r w:rsidDel="00000000" w:rsidR="00000000" w:rsidRPr="00000000">
              <w:rPr>
                <w:b w:val="0"/>
                <w:color w:val="000000"/>
                <w:sz w:val="20"/>
                <w:szCs w:val="20"/>
                <w:rtl w:val="0"/>
              </w:rPr>
              <w:t xml:space="preserve">Anexo_13_Hoja_de_Patronaje y corte</w:t>
            </w:r>
          </w:p>
          <w:p w:rsidR="00000000" w:rsidDel="00000000" w:rsidP="00000000" w:rsidRDefault="00000000" w:rsidRPr="00000000" w14:paraId="00000405">
            <w:pPr>
              <w:numPr>
                <w:ilvl w:val="0"/>
                <w:numId w:val="3"/>
              </w:numPr>
              <w:pBdr>
                <w:top w:space="0" w:sz="0" w:val="nil"/>
                <w:left w:space="0" w:sz="0" w:val="nil"/>
                <w:bottom w:space="0" w:sz="0" w:val="nil"/>
                <w:right w:space="0" w:sz="0" w:val="nil"/>
                <w:between w:space="0" w:sz="0" w:val="nil"/>
              </w:pBdr>
              <w:spacing w:line="276" w:lineRule="auto"/>
              <w:ind w:left="720" w:hanging="360"/>
              <w:jc w:val="center"/>
              <w:rPr>
                <w:b w:val="0"/>
                <w:color w:val="000000"/>
                <w:sz w:val="20"/>
                <w:szCs w:val="20"/>
              </w:rPr>
            </w:pPr>
            <w:r w:rsidDel="00000000" w:rsidR="00000000" w:rsidRPr="00000000">
              <w:rPr>
                <w:b w:val="0"/>
                <w:color w:val="000000"/>
                <w:sz w:val="20"/>
                <w:szCs w:val="20"/>
                <w:rtl w:val="0"/>
              </w:rPr>
              <w:t xml:space="preserve">Material complementario.</w: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line="276" w:lineRule="auto"/>
              <w:ind w:left="720" w:firstLine="0"/>
              <w:jc w:val="center"/>
              <w:rPr>
                <w:color w:val="000000"/>
                <w:sz w:val="20"/>
                <w:szCs w:val="20"/>
                <w:highlight w:val="yellow"/>
              </w:rPr>
            </w:pPr>
            <w:r w:rsidDel="00000000" w:rsidR="00000000" w:rsidRPr="00000000">
              <w:rPr>
                <w:rtl w:val="0"/>
              </w:rPr>
              <w:t xml:space="preserve">     </w:t>
            </w:r>
            <w:sdt>
              <w:sdtPr>
                <w:tag w:val="goog_rdk_125"/>
              </w:sdtPr>
              <w:sdtContent>
                <w:commentRangeStart w:id="73"/>
              </w:sdtContent>
            </w:sdt>
            <w:r w:rsidDel="00000000" w:rsidR="00000000" w:rsidRPr="00000000">
              <w:rPr>
                <w:color w:val="000000"/>
                <w:sz w:val="20"/>
                <w:szCs w:val="20"/>
                <w:highlight w:val="yellow"/>
                <w:rtl w:val="0"/>
              </w:rPr>
              <w:t xml:space="preserve">Llamado a la acción</w:t>
            </w:r>
          </w:p>
          <w:p w:rsidR="00000000" w:rsidDel="00000000" w:rsidP="00000000" w:rsidRDefault="00000000" w:rsidRPr="00000000" w14:paraId="00000407">
            <w:pPr>
              <w:numPr>
                <w:ilvl w:val="0"/>
                <w:numId w:val="3"/>
              </w:numPr>
              <w:pBdr>
                <w:top w:space="0" w:sz="0" w:val="nil"/>
                <w:left w:space="0" w:sz="0" w:val="nil"/>
                <w:bottom w:space="0" w:sz="0" w:val="nil"/>
                <w:right w:space="0" w:sz="0" w:val="nil"/>
                <w:between w:space="0" w:sz="0" w:val="nil"/>
              </w:pBdr>
              <w:spacing w:line="276" w:lineRule="auto"/>
              <w:ind w:left="720" w:hanging="360"/>
              <w:jc w:val="center"/>
              <w:rPr>
                <w:color w:val="000000"/>
                <w:sz w:val="20"/>
                <w:szCs w:val="20"/>
              </w:rPr>
            </w:pPr>
            <w:r w:rsidDel="00000000" w:rsidR="00000000" w:rsidRPr="00000000">
              <w:rPr>
                <w:b w:val="0"/>
                <w:color w:val="000000"/>
                <w:sz w:val="20"/>
                <w:szCs w:val="20"/>
                <w:rtl w:val="0"/>
              </w:rPr>
              <w:t xml:space="preserve">Video</w:t>
            </w:r>
            <w:r w:rsidDel="00000000" w:rsidR="00000000" w:rsidRPr="00000000">
              <w:rPr>
                <w:color w:val="000000"/>
                <w:sz w:val="20"/>
                <w:szCs w:val="20"/>
                <w:rtl w:val="0"/>
              </w:rPr>
              <w:t xml:space="preserve">_ </w:t>
            </w:r>
            <w:r w:rsidDel="00000000" w:rsidR="00000000" w:rsidRPr="00000000">
              <w:rPr>
                <w:b w:val="0"/>
                <w:color w:val="000000"/>
                <w:sz w:val="20"/>
                <w:szCs w:val="20"/>
                <w:rtl w:val="0"/>
              </w:rPr>
              <w:t xml:space="preserve">Inspección producto en proceso área de patronaje y corte</w:t>
            </w:r>
            <w:r w:rsidDel="00000000" w:rsidR="00000000" w:rsidRPr="00000000">
              <w:rPr>
                <w:rtl w:val="0"/>
              </w:rPr>
            </w:r>
          </w:p>
          <w:p w:rsidR="00000000" w:rsidDel="00000000" w:rsidP="00000000" w:rsidRDefault="00000000" w:rsidRPr="00000000" w14:paraId="00000408">
            <w:pPr>
              <w:numPr>
                <w:ilvl w:val="0"/>
                <w:numId w:val="3"/>
              </w:numPr>
              <w:pBdr>
                <w:top w:space="0" w:sz="0" w:val="nil"/>
                <w:left w:space="0" w:sz="0" w:val="nil"/>
                <w:bottom w:space="0" w:sz="0" w:val="nil"/>
                <w:right w:space="0" w:sz="0" w:val="nil"/>
                <w:between w:space="0" w:sz="0" w:val="nil"/>
              </w:pBdr>
              <w:spacing w:line="276" w:lineRule="auto"/>
              <w:ind w:left="720" w:hanging="360"/>
              <w:jc w:val="center"/>
              <w:rPr>
                <w:b w:val="0"/>
                <w:color w:val="000000"/>
                <w:sz w:val="20"/>
                <w:szCs w:val="20"/>
              </w:rPr>
            </w:pPr>
            <w:r w:rsidDel="00000000" w:rsidR="00000000" w:rsidRPr="00000000">
              <w:rPr>
                <w:b w:val="0"/>
                <w:color w:val="000000"/>
                <w:sz w:val="20"/>
                <w:szCs w:val="20"/>
                <w:rtl w:val="0"/>
              </w:rPr>
              <w:t xml:space="preserve">Material complementario.</w:t>
            </w:r>
            <w:commentRangeEnd w:id="73"/>
            <w:r w:rsidDel="00000000" w:rsidR="00000000" w:rsidRPr="00000000">
              <w:commentReference w:id="73"/>
            </w:r>
            <w:r w:rsidDel="00000000" w:rsidR="00000000" w:rsidRPr="00000000">
              <w:rPr>
                <w:rtl w:val="0"/>
              </w:rPr>
            </w:r>
          </w:p>
        </w:tc>
      </w:tr>
    </w:tbl>
    <w:p w:rsidR="00000000" w:rsidDel="00000000" w:rsidP="00000000" w:rsidRDefault="00000000" w:rsidRPr="00000000" w14:paraId="00000409">
      <w:pPr>
        <w:pStyle w:val="Heading3"/>
        <w:spacing w:line="360" w:lineRule="auto"/>
        <w:rPr>
          <w:b w:val="1"/>
          <w:i w:val="1"/>
          <w:color w:val="000000"/>
          <w:sz w:val="20"/>
          <w:szCs w:val="20"/>
        </w:rPr>
      </w:pPr>
      <w:bookmarkStart w:colFirst="0" w:colLast="0" w:name="_heading=h.qsh70q" w:id="30"/>
      <w:bookmarkEnd w:id="30"/>
      <w:r w:rsidDel="00000000" w:rsidR="00000000" w:rsidRPr="00000000">
        <w:rPr>
          <w:b w:val="1"/>
          <w:i w:val="1"/>
          <w:color w:val="000000"/>
          <w:sz w:val="20"/>
          <w:szCs w:val="20"/>
          <w:rtl w:val="0"/>
        </w:rPr>
        <w:t xml:space="preserve">5.3.3 Control de Calidad en trazo y corte.</w:t>
      </w:r>
    </w:p>
    <w:p w:rsidR="00000000" w:rsidDel="00000000" w:rsidP="00000000" w:rsidRDefault="00000000" w:rsidRPr="00000000" w14:paraId="0000040A">
      <w:pPr>
        <w:spacing w:line="360" w:lineRule="auto"/>
        <w:jc w:val="both"/>
        <w:rPr>
          <w:sz w:val="20"/>
          <w:szCs w:val="20"/>
        </w:rPr>
      </w:pPr>
      <w:r w:rsidDel="00000000" w:rsidR="00000000" w:rsidRPr="00000000">
        <w:rPr>
          <w:sz w:val="20"/>
          <w:szCs w:val="20"/>
          <w:rtl w:val="0"/>
        </w:rPr>
        <w:t xml:space="preserve">En cada una de las actividades que conforman el área de trazo y corte se establecen controles para revisar. Es primordial contar con la trazabilidad de la producción, para ubicar fácilmente cada lote, poder intervenir rápidamente en los productos a corregir y dar respuesta rápida para solucionar el inconveniente. </w:t>
      </w:r>
    </w:p>
    <w:p w:rsidR="00000000" w:rsidDel="00000000" w:rsidP="00000000" w:rsidRDefault="00000000" w:rsidRPr="00000000" w14:paraId="0000040B">
      <w:pPr>
        <w:spacing w:line="360" w:lineRule="auto"/>
        <w:rPr>
          <w:b w:val="1"/>
          <w:sz w:val="20"/>
          <w:szCs w:val="20"/>
        </w:rPr>
      </w:pPr>
      <w:r w:rsidDel="00000000" w:rsidR="00000000" w:rsidRPr="00000000">
        <w:rPr>
          <w:sz w:val="20"/>
          <w:szCs w:val="20"/>
          <w:rtl w:val="0"/>
        </w:rPr>
        <w:t xml:space="preserve">Los documentos utilizados en el área para controlar el corte, además de la orden de producción, son las inspecciones divididas en procesos según la actividad a ejecutar. Los requisitos para revisar en cada actividad son los siguientes:</w:t>
      </w:r>
      <w:r w:rsidDel="00000000" w:rsidR="00000000" w:rsidRPr="00000000">
        <w:rPr>
          <w:rtl w:val="0"/>
        </w:rPr>
      </w:r>
    </w:p>
    <w:p w:rsidR="00000000" w:rsidDel="00000000" w:rsidP="00000000" w:rsidRDefault="00000000" w:rsidRPr="00000000" w14:paraId="0000040C">
      <w:pPr>
        <w:spacing w:line="360" w:lineRule="auto"/>
        <w:jc w:val="both"/>
        <w:rPr>
          <w:b w:val="1"/>
          <w:sz w:val="20"/>
          <w:szCs w:val="20"/>
        </w:rPr>
      </w:pPr>
      <w:sdt>
        <w:sdtPr>
          <w:tag w:val="goog_rdk_126"/>
        </w:sdtPr>
        <w:sdtContent>
          <w:commentRangeStart w:id="74"/>
        </w:sdtContent>
      </w:sdt>
      <w:r w:rsidDel="00000000" w:rsidR="00000000" w:rsidRPr="00000000">
        <w:rPr>
          <w:b w:val="1"/>
          <w:sz w:val="20"/>
          <w:szCs w:val="20"/>
          <w:rtl w:val="0"/>
        </w:rPr>
        <w:t xml:space="preserve">Trazo: </w:t>
      </w:r>
    </w:p>
    <w:p w:rsidR="00000000" w:rsidDel="00000000" w:rsidP="00000000" w:rsidRDefault="00000000" w:rsidRPr="00000000" w14:paraId="0000040D">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Alineación de piezas: </w:t>
      </w:r>
      <w:r w:rsidDel="00000000" w:rsidR="00000000" w:rsidRPr="00000000">
        <w:rPr>
          <w:sz w:val="20"/>
          <w:szCs w:val="20"/>
          <w:rtl w:val="0"/>
        </w:rPr>
        <w:t xml:space="preserve">c</w:t>
      </w:r>
      <w:r w:rsidDel="00000000" w:rsidR="00000000" w:rsidRPr="00000000">
        <w:rPr>
          <w:color w:val="000000"/>
          <w:sz w:val="20"/>
          <w:szCs w:val="20"/>
          <w:rtl w:val="0"/>
        </w:rPr>
        <w:t xml:space="preserve">ada pieza debe estar contenida en el trazo conforme a la línea de aplomo.</w:t>
      </w:r>
    </w:p>
    <w:p w:rsidR="00000000" w:rsidDel="00000000" w:rsidP="00000000" w:rsidRDefault="00000000" w:rsidRPr="00000000" w14:paraId="0000040E">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Organización de piezas: </w:t>
      </w:r>
      <w:r w:rsidDel="00000000" w:rsidR="00000000" w:rsidRPr="00000000">
        <w:rPr>
          <w:sz w:val="20"/>
          <w:szCs w:val="20"/>
          <w:rtl w:val="0"/>
        </w:rPr>
        <w:t xml:space="preserve">c</w:t>
      </w:r>
      <w:r w:rsidDel="00000000" w:rsidR="00000000" w:rsidRPr="00000000">
        <w:rPr>
          <w:color w:val="000000"/>
          <w:sz w:val="20"/>
          <w:szCs w:val="20"/>
          <w:rtl w:val="0"/>
        </w:rPr>
        <w:t xml:space="preserve">on el fin de controlar los rendimientos de telas, es importante la disposición de las piezas, colocando una al lado de la otra y aprovechando líneas o curvas compartidas entre las piezas.</w:t>
      </w:r>
    </w:p>
    <w:p w:rsidR="00000000" w:rsidDel="00000000" w:rsidP="00000000" w:rsidRDefault="00000000" w:rsidRPr="00000000" w14:paraId="0000040F">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Cantidad de piezas: </w:t>
      </w:r>
      <w:r w:rsidDel="00000000" w:rsidR="00000000" w:rsidRPr="00000000">
        <w:rPr>
          <w:sz w:val="20"/>
          <w:szCs w:val="20"/>
          <w:rtl w:val="0"/>
        </w:rPr>
        <w:t xml:space="preserve">c</w:t>
      </w:r>
      <w:r w:rsidDel="00000000" w:rsidR="00000000" w:rsidRPr="00000000">
        <w:rPr>
          <w:color w:val="000000"/>
          <w:sz w:val="20"/>
          <w:szCs w:val="20"/>
          <w:rtl w:val="0"/>
        </w:rPr>
        <w:t xml:space="preserve">ontar el número de piezas que corresponda a cada talla del producto.</w:t>
      </w:r>
    </w:p>
    <w:p w:rsidR="00000000" w:rsidDel="00000000" w:rsidP="00000000" w:rsidRDefault="00000000" w:rsidRPr="00000000" w14:paraId="00000410">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Ancho de trazo: </w:t>
      </w:r>
      <w:r w:rsidDel="00000000" w:rsidR="00000000" w:rsidRPr="00000000">
        <w:rPr>
          <w:sz w:val="20"/>
          <w:szCs w:val="20"/>
          <w:rtl w:val="0"/>
        </w:rPr>
        <w:t xml:space="preserve">s</w:t>
      </w:r>
      <w:r w:rsidDel="00000000" w:rsidR="00000000" w:rsidRPr="00000000">
        <w:rPr>
          <w:color w:val="000000"/>
          <w:sz w:val="20"/>
          <w:szCs w:val="20"/>
          <w:rtl w:val="0"/>
        </w:rPr>
        <w:t xml:space="preserve">ea conforme el ancho útil de la tela.</w:t>
      </w:r>
    </w:p>
    <w:p w:rsidR="00000000" w:rsidDel="00000000" w:rsidP="00000000" w:rsidRDefault="00000000" w:rsidRPr="00000000" w14:paraId="00000411">
      <w:pPr>
        <w:spacing w:line="360" w:lineRule="auto"/>
        <w:jc w:val="both"/>
        <w:rPr>
          <w:b w:val="1"/>
          <w:sz w:val="20"/>
          <w:szCs w:val="20"/>
        </w:rPr>
      </w:pPr>
      <w:r w:rsidDel="00000000" w:rsidR="00000000" w:rsidRPr="00000000">
        <w:rPr>
          <w:b w:val="1"/>
          <w:sz w:val="20"/>
          <w:szCs w:val="20"/>
          <w:rtl w:val="0"/>
        </w:rPr>
        <w:t xml:space="preserve">Tendido:</w:t>
      </w:r>
    </w:p>
    <w:p w:rsidR="00000000" w:rsidDel="00000000" w:rsidP="00000000" w:rsidRDefault="00000000" w:rsidRPr="00000000" w14:paraId="00000412">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Alineación de capas: </w:t>
      </w:r>
      <w:r w:rsidDel="00000000" w:rsidR="00000000" w:rsidRPr="00000000">
        <w:rPr>
          <w:sz w:val="20"/>
          <w:szCs w:val="20"/>
          <w:rtl w:val="0"/>
        </w:rPr>
        <w:t xml:space="preserve">r</w:t>
      </w:r>
      <w:r w:rsidDel="00000000" w:rsidR="00000000" w:rsidRPr="00000000">
        <w:rPr>
          <w:color w:val="000000"/>
          <w:sz w:val="20"/>
          <w:szCs w:val="20"/>
          <w:rtl w:val="0"/>
        </w:rPr>
        <w:t xml:space="preserve">espetar la margen colocada a partir de la base, es decir la primera capa. También en los extremos, alcance a cubrir el largo del trazo, sobre todo en trazos escalonados.</w:t>
      </w:r>
    </w:p>
    <w:p w:rsidR="00000000" w:rsidDel="00000000" w:rsidP="00000000" w:rsidRDefault="00000000" w:rsidRPr="00000000" w14:paraId="00000413">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Uniformidad de tendido: </w:t>
      </w:r>
      <w:r w:rsidDel="00000000" w:rsidR="00000000" w:rsidRPr="00000000">
        <w:rPr>
          <w:sz w:val="20"/>
          <w:szCs w:val="20"/>
          <w:rtl w:val="0"/>
        </w:rPr>
        <w:t xml:space="preserve">e</w:t>
      </w:r>
      <w:r w:rsidDel="00000000" w:rsidR="00000000" w:rsidRPr="00000000">
        <w:rPr>
          <w:color w:val="000000"/>
          <w:sz w:val="20"/>
          <w:szCs w:val="20"/>
          <w:rtl w:val="0"/>
        </w:rPr>
        <w:t xml:space="preserve">l extendido de cada capa no debe tener arrugas.</w:t>
      </w:r>
    </w:p>
    <w:p w:rsidR="00000000" w:rsidDel="00000000" w:rsidP="00000000" w:rsidRDefault="00000000" w:rsidRPr="00000000" w14:paraId="00000414">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Cantidad de capas: </w:t>
      </w:r>
      <w:r w:rsidDel="00000000" w:rsidR="00000000" w:rsidRPr="00000000">
        <w:rPr>
          <w:sz w:val="20"/>
          <w:szCs w:val="20"/>
          <w:rtl w:val="0"/>
        </w:rPr>
        <w:t xml:space="preserve">a</w:t>
      </w:r>
      <w:r w:rsidDel="00000000" w:rsidR="00000000" w:rsidRPr="00000000">
        <w:rPr>
          <w:color w:val="000000"/>
          <w:sz w:val="20"/>
          <w:szCs w:val="20"/>
          <w:rtl w:val="0"/>
        </w:rPr>
        <w:t xml:space="preserve">ntes de cortar se debe contar el número de capas, correspondan a las unidades a cortar según distribución de trazo.</w:t>
      </w:r>
    </w:p>
    <w:p w:rsidR="00000000" w:rsidDel="00000000" w:rsidP="00000000" w:rsidRDefault="00000000" w:rsidRPr="00000000" w14:paraId="00000415">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Tiempos de reposo: sobre todo en tejidos de punto, para evitar encogimiento, se tiene en cuenta según ficha técnica de la tela y se valida con pruebas que confirmen niveles de encogimiento desarrollado una vez finalicen los tiempos de reposo.</w:t>
      </w:r>
    </w:p>
    <w:p w:rsidR="00000000" w:rsidDel="00000000" w:rsidP="00000000" w:rsidRDefault="00000000" w:rsidRPr="00000000" w14:paraId="00000416">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Lado de tela: teniendo en cuenta el tipo de trazo, se debe respetar los derechos de la tela.</w:t>
      </w:r>
    </w:p>
    <w:p w:rsidR="00000000" w:rsidDel="00000000" w:rsidP="00000000" w:rsidRDefault="00000000" w:rsidRPr="00000000" w14:paraId="00000417">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Tela: </w:t>
      </w:r>
      <w:r w:rsidDel="00000000" w:rsidR="00000000" w:rsidRPr="00000000">
        <w:rPr>
          <w:sz w:val="20"/>
          <w:szCs w:val="20"/>
          <w:rtl w:val="0"/>
        </w:rPr>
        <w:t xml:space="preserve">d</w:t>
      </w:r>
      <w:r w:rsidDel="00000000" w:rsidR="00000000" w:rsidRPr="00000000">
        <w:rPr>
          <w:color w:val="000000"/>
          <w:sz w:val="20"/>
          <w:szCs w:val="20"/>
          <w:rtl w:val="0"/>
        </w:rPr>
        <w:t xml:space="preserve">efectos de tela, marcar lo más posible, piques, marras, entre otras. Cuidar la combinación de rollos y de colores para evitar contaminación entre los colores por los residuos de las fibras en el corte del tejido.</w:t>
      </w:r>
    </w:p>
    <w:p w:rsidR="00000000" w:rsidDel="00000000" w:rsidP="00000000" w:rsidRDefault="00000000" w:rsidRPr="00000000" w14:paraId="00000418">
      <w:pPr>
        <w:spacing w:line="360" w:lineRule="auto"/>
        <w:jc w:val="both"/>
        <w:rPr>
          <w:b w:val="1"/>
          <w:sz w:val="20"/>
          <w:szCs w:val="20"/>
        </w:rPr>
      </w:pPr>
      <w:r w:rsidDel="00000000" w:rsidR="00000000" w:rsidRPr="00000000">
        <w:rPr>
          <w:b w:val="1"/>
          <w:sz w:val="20"/>
          <w:szCs w:val="20"/>
          <w:rtl w:val="0"/>
        </w:rPr>
        <w:t xml:space="preserve">Corte:</w:t>
      </w:r>
    </w:p>
    <w:p w:rsidR="00000000" w:rsidDel="00000000" w:rsidP="00000000" w:rsidRDefault="00000000" w:rsidRPr="00000000" w14:paraId="00000419">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Uniformidad: </w:t>
      </w:r>
      <w:r w:rsidDel="00000000" w:rsidR="00000000" w:rsidRPr="00000000">
        <w:rPr>
          <w:sz w:val="20"/>
          <w:szCs w:val="20"/>
          <w:rtl w:val="0"/>
        </w:rPr>
        <w:t xml:space="preserve">r</w:t>
      </w:r>
      <w:r w:rsidDel="00000000" w:rsidR="00000000" w:rsidRPr="00000000">
        <w:rPr>
          <w:color w:val="000000"/>
          <w:sz w:val="20"/>
          <w:szCs w:val="20"/>
          <w:rtl w:val="0"/>
        </w:rPr>
        <w:t xml:space="preserve">espetar el trazo de cada pieza, obedeciendo a curvas y rectas según sea el caso de cada parte de la pieza.</w:t>
      </w:r>
    </w:p>
    <w:p w:rsidR="00000000" w:rsidDel="00000000" w:rsidP="00000000" w:rsidRDefault="00000000" w:rsidRPr="00000000" w14:paraId="0000041A">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Simetrías: </w:t>
      </w:r>
      <w:r w:rsidDel="00000000" w:rsidR="00000000" w:rsidRPr="00000000">
        <w:rPr>
          <w:sz w:val="20"/>
          <w:szCs w:val="20"/>
          <w:rtl w:val="0"/>
        </w:rPr>
        <w:t xml:space="preserve">c</w:t>
      </w:r>
      <w:r w:rsidDel="00000000" w:rsidR="00000000" w:rsidRPr="00000000">
        <w:rPr>
          <w:color w:val="000000"/>
          <w:sz w:val="20"/>
          <w:szCs w:val="20"/>
          <w:rtl w:val="0"/>
        </w:rPr>
        <w:t xml:space="preserve">orresponder las simetrías de cada pieza sosteniendo el colchón o bloque de telas, evitando se corra para que no afecte las simetrías de las capas inferiores.</w:t>
      </w:r>
    </w:p>
    <w:p w:rsidR="00000000" w:rsidDel="00000000" w:rsidP="00000000" w:rsidRDefault="00000000" w:rsidRPr="00000000" w14:paraId="0000041B">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Piquetes y puntos: ubicación de piquetes y en profundidad de piquetes no mayor de 0,4 cms; en los puntos evitar se corra la ubicación, debe tener un tamaño razonable.</w:t>
      </w:r>
    </w:p>
    <w:p w:rsidR="00000000" w:rsidDel="00000000" w:rsidP="00000000" w:rsidRDefault="00000000" w:rsidRPr="00000000" w14:paraId="0000041C">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Corte de piezas de forro y entretela: </w:t>
      </w:r>
      <w:r w:rsidDel="00000000" w:rsidR="00000000" w:rsidRPr="00000000">
        <w:rPr>
          <w:sz w:val="20"/>
          <w:szCs w:val="20"/>
          <w:rtl w:val="0"/>
        </w:rPr>
        <w:t xml:space="preserve">r</w:t>
      </w:r>
      <w:r w:rsidDel="00000000" w:rsidR="00000000" w:rsidRPr="00000000">
        <w:rPr>
          <w:color w:val="000000"/>
          <w:sz w:val="20"/>
          <w:szCs w:val="20"/>
          <w:rtl w:val="0"/>
        </w:rPr>
        <w:t xml:space="preserve">evisar el material y las piezas se corten conforme la ficha técnica y la programación de la producción.</w:t>
      </w:r>
    </w:p>
    <w:p w:rsidR="00000000" w:rsidDel="00000000" w:rsidP="00000000" w:rsidRDefault="00000000" w:rsidRPr="00000000" w14:paraId="0000041D">
      <w:pPr>
        <w:spacing w:line="360" w:lineRule="auto"/>
        <w:jc w:val="both"/>
        <w:rPr>
          <w:b w:val="1"/>
          <w:sz w:val="20"/>
          <w:szCs w:val="20"/>
        </w:rPr>
      </w:pPr>
      <w:r w:rsidDel="00000000" w:rsidR="00000000" w:rsidRPr="00000000">
        <w:rPr>
          <w:b w:val="1"/>
          <w:sz w:val="20"/>
          <w:szCs w:val="20"/>
          <w:rtl w:val="0"/>
        </w:rPr>
        <w:t xml:space="preserve">Tiqueteado:</w:t>
      </w:r>
    </w:p>
    <w:p w:rsidR="00000000" w:rsidDel="00000000" w:rsidP="00000000" w:rsidRDefault="00000000" w:rsidRPr="00000000" w14:paraId="0000041E">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Ubicación: que </w:t>
      </w:r>
      <w:r w:rsidDel="00000000" w:rsidR="00000000" w:rsidRPr="00000000">
        <w:rPr>
          <w:sz w:val="20"/>
          <w:szCs w:val="20"/>
          <w:rtl w:val="0"/>
        </w:rPr>
        <w:t xml:space="preserve">s</w:t>
      </w:r>
      <w:r w:rsidDel="00000000" w:rsidR="00000000" w:rsidRPr="00000000">
        <w:rPr>
          <w:color w:val="000000"/>
          <w:sz w:val="20"/>
          <w:szCs w:val="20"/>
          <w:rtl w:val="0"/>
        </w:rPr>
        <w:t xml:space="preserve">e colo</w:t>
      </w:r>
      <w:r w:rsidDel="00000000" w:rsidR="00000000" w:rsidRPr="00000000">
        <w:rPr>
          <w:sz w:val="20"/>
          <w:szCs w:val="20"/>
          <w:rtl w:val="0"/>
        </w:rPr>
        <w:t xml:space="preserve">que</w:t>
      </w:r>
      <w:r w:rsidDel="00000000" w:rsidR="00000000" w:rsidRPr="00000000">
        <w:rPr>
          <w:color w:val="000000"/>
          <w:sz w:val="20"/>
          <w:szCs w:val="20"/>
          <w:rtl w:val="0"/>
        </w:rPr>
        <w:t xml:space="preserve"> por el revés de la tela en un lugar visible y que no afecte en el momento del ensamble.</w:t>
      </w:r>
    </w:p>
    <w:p w:rsidR="00000000" w:rsidDel="00000000" w:rsidP="00000000" w:rsidRDefault="00000000" w:rsidRPr="00000000" w14:paraId="0000041F">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Descripción: que la </w:t>
      </w:r>
      <w:r w:rsidDel="00000000" w:rsidR="00000000" w:rsidRPr="00000000">
        <w:rPr>
          <w:sz w:val="20"/>
          <w:szCs w:val="20"/>
          <w:rtl w:val="0"/>
        </w:rPr>
        <w:t xml:space="preserve">i</w:t>
      </w:r>
      <w:r w:rsidDel="00000000" w:rsidR="00000000" w:rsidRPr="00000000">
        <w:rPr>
          <w:color w:val="000000"/>
          <w:sz w:val="20"/>
          <w:szCs w:val="20"/>
          <w:rtl w:val="0"/>
        </w:rPr>
        <w:t xml:space="preserve">nformación corresponda a cada pieza, debe contener el número consecutivo de la pieza en orden, según el tendido, además incluir talla y referencia.</w:t>
      </w:r>
    </w:p>
    <w:p w:rsidR="00000000" w:rsidDel="00000000" w:rsidP="00000000" w:rsidRDefault="00000000" w:rsidRPr="00000000" w14:paraId="00000420">
      <w:pPr>
        <w:spacing w:line="360" w:lineRule="auto"/>
        <w:jc w:val="both"/>
        <w:rPr>
          <w:b w:val="1"/>
          <w:sz w:val="20"/>
          <w:szCs w:val="20"/>
        </w:rPr>
      </w:pPr>
      <w:r w:rsidDel="00000000" w:rsidR="00000000" w:rsidRPr="00000000">
        <w:rPr>
          <w:b w:val="1"/>
          <w:sz w:val="20"/>
          <w:szCs w:val="20"/>
          <w:rtl w:val="0"/>
        </w:rPr>
        <w:t xml:space="preserve">Fusionado:</w:t>
      </w:r>
    </w:p>
    <w:p w:rsidR="00000000" w:rsidDel="00000000" w:rsidP="00000000" w:rsidRDefault="00000000" w:rsidRPr="00000000" w14:paraId="00000421">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Temperatura: que corresponda al material a fusionar.</w:t>
      </w:r>
    </w:p>
    <w:p w:rsidR="00000000" w:rsidDel="00000000" w:rsidP="00000000" w:rsidRDefault="00000000" w:rsidRPr="00000000" w14:paraId="00000422">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Tiempo: duración en la fusionadora.</w:t>
      </w:r>
    </w:p>
    <w:p w:rsidR="00000000" w:rsidDel="00000000" w:rsidP="00000000" w:rsidRDefault="00000000" w:rsidRPr="00000000" w14:paraId="00000423">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Presión: ejercida en cada pieza para que la unión sea uniforme.</w:t>
      </w:r>
    </w:p>
    <w:p w:rsidR="00000000" w:rsidDel="00000000" w:rsidP="00000000" w:rsidRDefault="00000000" w:rsidRPr="00000000" w14:paraId="00000424">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Alineación y posición: que se encuentre derecha y teniendo en cuenta si se debe dejar el ancho de costura.</w:t>
      </w:r>
    </w:p>
    <w:p w:rsidR="00000000" w:rsidDel="00000000" w:rsidP="00000000" w:rsidRDefault="00000000" w:rsidRPr="00000000" w14:paraId="00000425">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Limpieza de la máquina: para evitar manchas en las prendas fusionadas.</w:t>
      </w:r>
    </w:p>
    <w:p w:rsidR="00000000" w:rsidDel="00000000" w:rsidP="00000000" w:rsidRDefault="00000000" w:rsidRPr="00000000" w14:paraId="00000426">
      <w:pPr>
        <w:spacing w:line="360" w:lineRule="auto"/>
        <w:jc w:val="both"/>
        <w:rPr>
          <w:b w:val="1"/>
          <w:sz w:val="20"/>
          <w:szCs w:val="20"/>
        </w:rPr>
      </w:pPr>
      <w:r w:rsidDel="00000000" w:rsidR="00000000" w:rsidRPr="00000000">
        <w:rPr>
          <w:b w:val="1"/>
          <w:sz w:val="20"/>
          <w:szCs w:val="20"/>
          <w:rtl w:val="0"/>
        </w:rPr>
        <w:t xml:space="preserve">Paqueteado:</w:t>
      </w:r>
    </w:p>
    <w:p w:rsidR="00000000" w:rsidDel="00000000" w:rsidP="00000000" w:rsidRDefault="00000000" w:rsidRPr="00000000" w14:paraId="00000427">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Cantidad: </w:t>
      </w:r>
      <w:r w:rsidDel="00000000" w:rsidR="00000000" w:rsidRPr="00000000">
        <w:rPr>
          <w:sz w:val="20"/>
          <w:szCs w:val="20"/>
          <w:rtl w:val="0"/>
        </w:rPr>
        <w:t xml:space="preserve">u</w:t>
      </w:r>
      <w:r w:rsidDel="00000000" w:rsidR="00000000" w:rsidRPr="00000000">
        <w:rPr>
          <w:color w:val="000000"/>
          <w:sz w:val="20"/>
          <w:szCs w:val="20"/>
          <w:rtl w:val="0"/>
        </w:rPr>
        <w:t xml:space="preserve">nidades de acuerdo con lo determinado para incorporar a la producción, 10 o 20, se prefiere paquetes pequeños que facilitan el manejo, o más unidades según lo establecido por la empresa.</w:t>
      </w:r>
    </w:p>
    <w:p w:rsidR="00000000" w:rsidDel="00000000" w:rsidP="00000000" w:rsidRDefault="00000000" w:rsidRPr="00000000" w14:paraId="00000428">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Amarre: </w:t>
      </w:r>
      <w:r w:rsidDel="00000000" w:rsidR="00000000" w:rsidRPr="00000000">
        <w:rPr>
          <w:sz w:val="20"/>
          <w:szCs w:val="20"/>
          <w:rtl w:val="0"/>
        </w:rPr>
        <w:t xml:space="preserve">e</w:t>
      </w:r>
      <w:r w:rsidDel="00000000" w:rsidR="00000000" w:rsidRPr="00000000">
        <w:rPr>
          <w:color w:val="000000"/>
          <w:sz w:val="20"/>
          <w:szCs w:val="20"/>
          <w:rtl w:val="0"/>
        </w:rPr>
        <w:t xml:space="preserve">n el doblado de las piezas deben estar incluidas todas las piezas del paquete y con un fuerte amarre.</w:t>
      </w:r>
    </w:p>
    <w:p w:rsidR="00000000" w:rsidDel="00000000" w:rsidP="00000000" w:rsidRDefault="00000000" w:rsidRPr="00000000" w14:paraId="00000429">
      <w:pPr>
        <w:numPr>
          <w:ilvl w:val="0"/>
          <w:numId w:val="3"/>
        </w:numPr>
        <w:pBdr>
          <w:top w:space="0" w:sz="0" w:val="nil"/>
          <w:left w:space="0" w:sz="0" w:val="nil"/>
          <w:bottom w:space="0" w:sz="0" w:val="nil"/>
          <w:right w:space="0" w:sz="0" w:val="nil"/>
          <w:between w:space="0" w:sz="0" w:val="nil"/>
        </w:pBdr>
        <w:spacing w:after="160" w:line="360" w:lineRule="auto"/>
        <w:ind w:left="720" w:hanging="360"/>
        <w:jc w:val="both"/>
        <w:rPr>
          <w:color w:val="000000"/>
          <w:sz w:val="20"/>
          <w:szCs w:val="20"/>
        </w:rPr>
      </w:pPr>
      <w:r w:rsidDel="00000000" w:rsidR="00000000" w:rsidRPr="00000000">
        <w:rPr>
          <w:color w:val="000000"/>
          <w:sz w:val="20"/>
          <w:szCs w:val="20"/>
          <w:rtl w:val="0"/>
        </w:rPr>
        <w:t xml:space="preserve">Identificación: </w:t>
      </w:r>
      <w:r w:rsidDel="00000000" w:rsidR="00000000" w:rsidRPr="00000000">
        <w:rPr>
          <w:sz w:val="20"/>
          <w:szCs w:val="20"/>
          <w:rtl w:val="0"/>
        </w:rPr>
        <w:t xml:space="preserve">r</w:t>
      </w:r>
      <w:r w:rsidDel="00000000" w:rsidR="00000000" w:rsidRPr="00000000">
        <w:rPr>
          <w:color w:val="000000"/>
          <w:sz w:val="20"/>
          <w:szCs w:val="20"/>
          <w:rtl w:val="0"/>
        </w:rPr>
        <w:t xml:space="preserve">otulado de cada paquete con tarjetas que indique la información necesaria como talla, </w:t>
      </w:r>
      <w:r w:rsidDel="00000000" w:rsidR="00000000" w:rsidRPr="00000000">
        <w:rPr>
          <w:sz w:val="20"/>
          <w:szCs w:val="20"/>
          <w:rtl w:val="0"/>
        </w:rPr>
        <w:t xml:space="preserve">número</w:t>
      </w:r>
      <w:r w:rsidDel="00000000" w:rsidR="00000000" w:rsidRPr="00000000">
        <w:rPr>
          <w:color w:val="000000"/>
          <w:sz w:val="20"/>
          <w:szCs w:val="20"/>
          <w:rtl w:val="0"/>
        </w:rPr>
        <w:t xml:space="preserve"> de lote, cantidad, entre otras que precisen el contenido del paquete.</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42A">
      <w:pPr>
        <w:pStyle w:val="Heading3"/>
        <w:spacing w:line="360" w:lineRule="auto"/>
        <w:rPr>
          <w:b w:val="1"/>
          <w:i w:val="1"/>
          <w:color w:val="000000"/>
          <w:sz w:val="20"/>
          <w:szCs w:val="20"/>
        </w:rPr>
      </w:pPr>
      <w:bookmarkStart w:colFirst="0" w:colLast="0" w:name="_heading=h.3as4poj" w:id="31"/>
      <w:bookmarkEnd w:id="31"/>
      <w:r w:rsidDel="00000000" w:rsidR="00000000" w:rsidRPr="00000000">
        <w:rPr>
          <w:b w:val="1"/>
          <w:i w:val="1"/>
          <w:color w:val="000000"/>
          <w:sz w:val="20"/>
          <w:szCs w:val="20"/>
          <w:rtl w:val="0"/>
        </w:rPr>
        <w:t xml:space="preserve">5.3.4 Control de Calidad en confección.</w:t>
      </w:r>
    </w:p>
    <w:p w:rsidR="00000000" w:rsidDel="00000000" w:rsidP="00000000" w:rsidRDefault="00000000" w:rsidRPr="00000000" w14:paraId="0000042B">
      <w:pPr>
        <w:spacing w:line="360" w:lineRule="auto"/>
        <w:jc w:val="both"/>
        <w:rPr>
          <w:sz w:val="20"/>
          <w:szCs w:val="20"/>
        </w:rPr>
      </w:pPr>
      <w:r w:rsidDel="00000000" w:rsidR="00000000" w:rsidRPr="00000000">
        <w:rPr>
          <w:sz w:val="20"/>
          <w:szCs w:val="20"/>
          <w:rtl w:val="0"/>
        </w:rPr>
        <w:t xml:space="preserve">Teniendo en cuenta la distribución de las operaciones según la hoja de ruta, la inspección de calidad en la confección se divide en tres grandes grupos:</w:t>
      </w:r>
    </w:p>
    <w:p w:rsidR="00000000" w:rsidDel="00000000" w:rsidP="00000000" w:rsidRDefault="00000000" w:rsidRPr="00000000" w14:paraId="0000042C">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La preparación.</w:t>
      </w:r>
    </w:p>
    <w:p w:rsidR="00000000" w:rsidDel="00000000" w:rsidP="00000000" w:rsidRDefault="00000000" w:rsidRPr="00000000" w14:paraId="0000042D">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El ensamble.</w:t>
      </w:r>
    </w:p>
    <w:p w:rsidR="00000000" w:rsidDel="00000000" w:rsidP="00000000" w:rsidRDefault="00000000" w:rsidRPr="00000000" w14:paraId="0000042E">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La terminación.</w:t>
      </w:r>
    </w:p>
    <w:p w:rsidR="00000000" w:rsidDel="00000000" w:rsidP="00000000" w:rsidRDefault="00000000" w:rsidRPr="00000000" w14:paraId="0000042F">
      <w:pPr>
        <w:spacing w:after="160" w:line="360" w:lineRule="auto"/>
        <w:jc w:val="both"/>
        <w:rPr>
          <w:sz w:val="20"/>
          <w:szCs w:val="20"/>
        </w:rPr>
      </w:pPr>
      <w:r w:rsidDel="00000000" w:rsidR="00000000" w:rsidRPr="00000000">
        <w:rPr>
          <w:sz w:val="20"/>
          <w:szCs w:val="20"/>
          <w:rtl w:val="0"/>
        </w:rPr>
        <w:t xml:space="preserve">Cada operación tiene un método, un tiempo estándar, y una descripción que indica el tipo de maquinaria, pies, guías, fólderes y aditamentos que se deben revisar.</w:t>
      </w:r>
    </w:p>
    <w:tbl>
      <w:tblPr>
        <w:tblStyle w:val="Table3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430">
            <w:pPr>
              <w:jc w:val="center"/>
              <w:rPr>
                <w:sz w:val="20"/>
                <w:szCs w:val="20"/>
              </w:rPr>
            </w:pPr>
            <w:r w:rsidDel="00000000" w:rsidR="00000000" w:rsidRPr="00000000">
              <w:rPr>
                <w:rtl w:val="0"/>
              </w:rPr>
              <w:t xml:space="preserve">     </w:t>
            </w:r>
            <w:sdt>
              <w:sdtPr>
                <w:tag w:val="goog_rdk_127"/>
              </w:sdtPr>
              <w:sdtContent>
                <w:commentRangeStart w:id="75"/>
              </w:sdtContent>
            </w:sdt>
            <w:r w:rsidDel="00000000" w:rsidR="00000000" w:rsidRPr="00000000">
              <w:rPr>
                <w:sz w:val="20"/>
                <w:szCs w:val="20"/>
                <w:highlight w:val="yellow"/>
                <w:rtl w:val="0"/>
              </w:rPr>
              <w:t xml:space="preserve">Llamado a la acción</w:t>
            </w:r>
            <w:r w:rsidDel="00000000" w:rsidR="00000000" w:rsidRPr="00000000">
              <w:rPr>
                <w:rtl w:val="0"/>
              </w:rPr>
            </w:r>
          </w:p>
          <w:p w:rsidR="00000000" w:rsidDel="00000000" w:rsidP="00000000" w:rsidRDefault="00000000" w:rsidRPr="00000000" w14:paraId="00000431">
            <w:pPr>
              <w:jc w:val="center"/>
              <w:rPr>
                <w:sz w:val="20"/>
                <w:szCs w:val="20"/>
              </w:rPr>
            </w:pPr>
            <w:r w:rsidDel="00000000" w:rsidR="00000000" w:rsidRPr="00000000">
              <w:rPr>
                <w:sz w:val="20"/>
                <w:szCs w:val="20"/>
                <w:rtl w:val="0"/>
              </w:rPr>
              <w:t xml:space="preserve">Documento_ Anexo_14_Hoja_de_inspección_producto_en_proceso</w:t>
            </w:r>
          </w:p>
          <w:p w:rsidR="00000000" w:rsidDel="00000000" w:rsidP="00000000" w:rsidRDefault="00000000" w:rsidRPr="00000000" w14:paraId="00000432">
            <w:pPr>
              <w:jc w:val="center"/>
              <w:rPr>
                <w:sz w:val="20"/>
                <w:szCs w:val="20"/>
              </w:rPr>
            </w:pPr>
            <w:r w:rsidDel="00000000" w:rsidR="00000000" w:rsidRPr="00000000">
              <w:rPr>
                <w:sz w:val="20"/>
                <w:szCs w:val="20"/>
                <w:rtl w:val="0"/>
              </w:rPr>
              <w:t xml:space="preserve">Material complementario.</w:t>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433">
            <w:pPr>
              <w:jc w:val="center"/>
              <w:rPr>
                <w:sz w:val="20"/>
                <w:szCs w:val="20"/>
              </w:rPr>
            </w:pPr>
            <w:r w:rsidDel="00000000" w:rsidR="00000000" w:rsidRPr="00000000">
              <w:rPr>
                <w:rtl w:val="0"/>
              </w:rPr>
              <w:t xml:space="preserve">     </w:t>
            </w:r>
            <w:sdt>
              <w:sdtPr>
                <w:tag w:val="goog_rdk_128"/>
              </w:sdtPr>
              <w:sdtContent>
                <w:commentRangeStart w:id="76"/>
              </w:sdtContent>
            </w:sdt>
            <w:r w:rsidDel="00000000" w:rsidR="00000000" w:rsidRPr="00000000">
              <w:rPr>
                <w:sz w:val="20"/>
                <w:szCs w:val="20"/>
                <w:highlight w:val="yellow"/>
                <w:rtl w:val="0"/>
              </w:rPr>
              <w:t xml:space="preserve">Llamado a la acción</w:t>
            </w:r>
            <w:r w:rsidDel="00000000" w:rsidR="00000000" w:rsidRPr="00000000">
              <w:rPr>
                <w:rtl w:val="0"/>
              </w:rPr>
            </w:r>
          </w:p>
          <w:p w:rsidR="00000000" w:rsidDel="00000000" w:rsidP="00000000" w:rsidRDefault="00000000" w:rsidRPr="00000000" w14:paraId="00000434">
            <w:pPr>
              <w:jc w:val="center"/>
              <w:rPr>
                <w:sz w:val="20"/>
                <w:szCs w:val="20"/>
              </w:rPr>
            </w:pPr>
            <w:r w:rsidDel="00000000" w:rsidR="00000000" w:rsidRPr="00000000">
              <w:rPr>
                <w:sz w:val="20"/>
                <w:szCs w:val="20"/>
                <w:rtl w:val="0"/>
              </w:rPr>
              <w:t xml:space="preserve">Video_ Inspección producto en proceso</w:t>
            </w:r>
          </w:p>
          <w:p w:rsidR="00000000" w:rsidDel="00000000" w:rsidP="00000000" w:rsidRDefault="00000000" w:rsidRPr="00000000" w14:paraId="00000435">
            <w:pPr>
              <w:jc w:val="center"/>
              <w:rPr>
                <w:sz w:val="20"/>
                <w:szCs w:val="20"/>
              </w:rPr>
            </w:pPr>
            <w:r w:rsidDel="00000000" w:rsidR="00000000" w:rsidRPr="00000000">
              <w:rPr>
                <w:sz w:val="20"/>
                <w:szCs w:val="20"/>
                <w:rtl w:val="0"/>
              </w:rPr>
              <w:t xml:space="preserve">Material complementario.</w:t>
            </w:r>
            <w:commentRangeEnd w:id="76"/>
            <w:r w:rsidDel="00000000" w:rsidR="00000000" w:rsidRPr="00000000">
              <w:commentReference w:id="76"/>
            </w:r>
            <w:r w:rsidDel="00000000" w:rsidR="00000000" w:rsidRPr="00000000">
              <w:rPr>
                <w:rtl w:val="0"/>
              </w:rPr>
            </w:r>
          </w:p>
        </w:tc>
      </w:tr>
    </w:tbl>
    <w:p w:rsidR="00000000" w:rsidDel="00000000" w:rsidP="00000000" w:rsidRDefault="00000000" w:rsidRPr="00000000" w14:paraId="00000436">
      <w:pPr>
        <w:spacing w:line="360" w:lineRule="auto"/>
        <w:jc w:val="both"/>
        <w:rPr>
          <w:sz w:val="20"/>
          <w:szCs w:val="20"/>
        </w:rPr>
      </w:pPr>
      <w:r w:rsidDel="00000000" w:rsidR="00000000" w:rsidRPr="00000000">
        <w:rPr>
          <w:rtl w:val="0"/>
        </w:rPr>
      </w:r>
    </w:p>
    <w:p w:rsidR="00000000" w:rsidDel="00000000" w:rsidP="00000000" w:rsidRDefault="00000000" w:rsidRPr="00000000" w14:paraId="00000437">
      <w:pPr>
        <w:spacing w:line="360" w:lineRule="auto"/>
        <w:jc w:val="both"/>
        <w:rPr>
          <w:sz w:val="20"/>
          <w:szCs w:val="20"/>
        </w:rPr>
      </w:pPr>
      <w:r w:rsidDel="00000000" w:rsidR="00000000" w:rsidRPr="00000000">
        <w:rPr>
          <w:sz w:val="20"/>
          <w:szCs w:val="20"/>
          <w:rtl w:val="0"/>
        </w:rPr>
        <w:t xml:space="preserve">En los puntos de revisión se analizan piezas y prendas terminadas, registrando en los formatos de producto terminado y producto en proceso. Este análisis es directo ya que se relaciona con algo tangible, no menos importante se deben tener presente otros factores indirectos como son:</w:t>
      </w:r>
    </w:p>
    <w:p w:rsidR="00000000" w:rsidDel="00000000" w:rsidP="00000000" w:rsidRDefault="00000000" w:rsidRPr="00000000" w14:paraId="00000438">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Iluminación</w:t>
      </w:r>
    </w:p>
    <w:p w:rsidR="00000000" w:rsidDel="00000000" w:rsidP="00000000" w:rsidRDefault="00000000" w:rsidRPr="00000000" w14:paraId="00000439">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Ventilación</w:t>
      </w:r>
    </w:p>
    <w:p w:rsidR="00000000" w:rsidDel="00000000" w:rsidP="00000000" w:rsidRDefault="00000000" w:rsidRPr="00000000" w14:paraId="0000043A">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Temperatura</w:t>
      </w:r>
    </w:p>
    <w:p w:rsidR="00000000" w:rsidDel="00000000" w:rsidP="00000000" w:rsidRDefault="00000000" w:rsidRPr="00000000" w14:paraId="0000043B">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Ruido</w:t>
      </w:r>
    </w:p>
    <w:p w:rsidR="00000000" w:rsidDel="00000000" w:rsidP="00000000" w:rsidRDefault="00000000" w:rsidRPr="00000000" w14:paraId="0000043C">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Espacio</w:t>
      </w:r>
    </w:p>
    <w:p w:rsidR="00000000" w:rsidDel="00000000" w:rsidP="00000000" w:rsidRDefault="00000000" w:rsidRPr="00000000" w14:paraId="0000043D">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Aseo</w:t>
      </w:r>
    </w:p>
    <w:p w:rsidR="00000000" w:rsidDel="00000000" w:rsidP="00000000" w:rsidRDefault="00000000" w:rsidRPr="00000000" w14:paraId="0000043E">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Personal capacitado</w:t>
      </w:r>
    </w:p>
    <w:p w:rsidR="00000000" w:rsidDel="00000000" w:rsidP="00000000" w:rsidRDefault="00000000" w:rsidRPr="00000000" w14:paraId="0000043F">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Estado de ánimo de empleados</w:t>
      </w:r>
    </w:p>
    <w:p w:rsidR="00000000" w:rsidDel="00000000" w:rsidP="00000000" w:rsidRDefault="00000000" w:rsidRPr="00000000" w14:paraId="00000440">
      <w:pPr>
        <w:spacing w:line="360" w:lineRule="auto"/>
        <w:jc w:val="both"/>
        <w:rPr>
          <w:sz w:val="20"/>
          <w:szCs w:val="20"/>
        </w:rPr>
      </w:pPr>
      <w:r w:rsidDel="00000000" w:rsidR="00000000" w:rsidRPr="00000000">
        <w:rPr>
          <w:sz w:val="20"/>
          <w:szCs w:val="20"/>
          <w:rtl w:val="0"/>
        </w:rPr>
        <w:t xml:space="preserve">En consecuencia, los factores directos o indirectos si son mal ejecutados afectan la calidad y rendimiento de la empresa.</w:t>
      </w:r>
    </w:p>
    <w:p w:rsidR="00000000" w:rsidDel="00000000" w:rsidP="00000000" w:rsidRDefault="00000000" w:rsidRPr="00000000" w14:paraId="00000441">
      <w:pPr>
        <w:spacing w:line="360" w:lineRule="auto"/>
        <w:jc w:val="both"/>
        <w:rPr>
          <w:sz w:val="20"/>
          <w:szCs w:val="20"/>
        </w:rPr>
      </w:pPr>
      <w:r w:rsidDel="00000000" w:rsidR="00000000" w:rsidRPr="00000000">
        <w:rPr>
          <w:rtl w:val="0"/>
        </w:rPr>
      </w:r>
    </w:p>
    <w:p w:rsidR="00000000" w:rsidDel="00000000" w:rsidP="00000000" w:rsidRDefault="00000000" w:rsidRPr="00000000" w14:paraId="00000442">
      <w:pPr>
        <w:spacing w:line="360" w:lineRule="auto"/>
        <w:jc w:val="both"/>
        <w:rPr>
          <w:b w:val="1"/>
          <w:sz w:val="20"/>
          <w:szCs w:val="20"/>
        </w:rPr>
      </w:pPr>
      <w:r w:rsidDel="00000000" w:rsidR="00000000" w:rsidRPr="00000000">
        <w:rPr>
          <w:sz w:val="20"/>
          <w:szCs w:val="20"/>
          <w:rtl w:val="0"/>
        </w:rPr>
        <w:t xml:space="preserve">Existen otras técnicas de análisis como son las pruebas y ensayos en laboratorios especializados que evalúan la prenda según normas nacionales e internacionales; por ejemplo, la prueba de uso en la que se compara los resultados planteados y los reales obtenidos.</w:t>
      </w:r>
      <w:r w:rsidDel="00000000" w:rsidR="00000000" w:rsidRPr="00000000">
        <w:rPr>
          <w:rtl w:val="0"/>
        </w:rPr>
      </w:r>
    </w:p>
    <w:p w:rsidR="00000000" w:rsidDel="00000000" w:rsidP="00000000" w:rsidRDefault="00000000" w:rsidRPr="00000000" w14:paraId="00000443">
      <w:pPr>
        <w:numPr>
          <w:ilvl w:val="0"/>
          <w:numId w:val="10"/>
        </w:numPr>
        <w:pBdr>
          <w:top w:space="0" w:sz="0" w:val="nil"/>
          <w:left w:space="0" w:sz="0" w:val="nil"/>
          <w:bottom w:space="0" w:sz="0" w:val="nil"/>
          <w:right w:space="0" w:sz="0" w:val="nil"/>
          <w:between w:space="0" w:sz="0" w:val="nil"/>
        </w:pBdr>
        <w:spacing w:after="160" w:line="360" w:lineRule="auto"/>
        <w:ind w:left="720" w:hanging="360"/>
        <w:jc w:val="both"/>
        <w:rPr>
          <w:b w:val="1"/>
          <w:color w:val="000000"/>
          <w:sz w:val="20"/>
          <w:szCs w:val="20"/>
        </w:rPr>
      </w:pPr>
      <w:r w:rsidDel="00000000" w:rsidR="00000000" w:rsidRPr="00000000">
        <w:rPr>
          <w:color w:val="000000"/>
          <w:sz w:val="20"/>
          <w:szCs w:val="20"/>
          <w:rtl w:val="0"/>
        </w:rPr>
        <w:t xml:space="preserve">En estos ensayos o pruebas se analizan las fibras, en cuanto a la cantidad, colorimétrica, peso, composición, cambios dimensionales después del lavado, resistencia a la rotura y al desgarre, elongación y elasticidad de la tela, recuperación a las arrugas, resistencia a la abrasión, solidez al color con el frote, al agua, al planchado, resistencia a la formación de motas (</w:t>
      </w:r>
      <w:r w:rsidDel="00000000" w:rsidR="00000000" w:rsidRPr="00000000">
        <w:rPr>
          <w:i w:val="1"/>
          <w:color w:val="000000"/>
          <w:sz w:val="20"/>
          <w:szCs w:val="20"/>
          <w:rtl w:val="0"/>
        </w:rPr>
        <w:t xml:space="preserve">Pilling</w:t>
      </w:r>
      <w:r w:rsidDel="00000000" w:rsidR="00000000" w:rsidRPr="00000000">
        <w:rPr>
          <w:color w:val="000000"/>
          <w:sz w:val="20"/>
          <w:szCs w:val="20"/>
          <w:rtl w:val="0"/>
        </w:rPr>
        <w:t xml:space="preserve">), entre otras.</w:t>
      </w:r>
      <w:r w:rsidDel="00000000" w:rsidR="00000000" w:rsidRPr="00000000">
        <w:rPr>
          <w:rtl w:val="0"/>
        </w:rPr>
      </w:r>
    </w:p>
    <w:p w:rsidR="00000000" w:rsidDel="00000000" w:rsidP="00000000" w:rsidRDefault="00000000" w:rsidRPr="00000000" w14:paraId="00000444">
      <w:pPr>
        <w:spacing w:line="360" w:lineRule="auto"/>
        <w:jc w:val="both"/>
        <w:rPr>
          <w:sz w:val="20"/>
          <w:szCs w:val="20"/>
        </w:rPr>
      </w:pPr>
      <w:r w:rsidDel="00000000" w:rsidR="00000000" w:rsidRPr="00000000">
        <w:rPr>
          <w:sz w:val="20"/>
          <w:szCs w:val="20"/>
          <w:rtl w:val="0"/>
        </w:rPr>
        <w:t xml:space="preserve">En el siguiente cuadro podemos observar algunos ensayos con la norma relacionada que se puede realizar a la prenda.</w:t>
      </w:r>
    </w:p>
    <w:tbl>
      <w:tblPr>
        <w:tblStyle w:val="Table3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445">
            <w:pPr>
              <w:jc w:val="center"/>
              <w:rPr>
                <w:sz w:val="20"/>
                <w:szCs w:val="20"/>
              </w:rPr>
            </w:pPr>
            <w:r w:rsidDel="00000000" w:rsidR="00000000" w:rsidRPr="00000000">
              <w:rPr>
                <w:rtl w:val="0"/>
              </w:rPr>
              <w:t xml:space="preserve">     </w:t>
            </w:r>
            <w:sdt>
              <w:sdtPr>
                <w:tag w:val="goog_rdk_129"/>
              </w:sdtPr>
              <w:sdtContent>
                <w:commentRangeStart w:id="77"/>
              </w:sdtContent>
            </w:sdt>
            <w:r w:rsidDel="00000000" w:rsidR="00000000" w:rsidRPr="00000000">
              <w:rPr>
                <w:sz w:val="20"/>
                <w:szCs w:val="20"/>
                <w:highlight w:val="yellow"/>
                <w:rtl w:val="0"/>
              </w:rPr>
              <w:t xml:space="preserve">Llamado a la acción</w:t>
            </w:r>
            <w:r w:rsidDel="00000000" w:rsidR="00000000" w:rsidRPr="00000000">
              <w:rPr>
                <w:rtl w:val="0"/>
              </w:rPr>
            </w:r>
          </w:p>
          <w:p w:rsidR="00000000" w:rsidDel="00000000" w:rsidP="00000000" w:rsidRDefault="00000000" w:rsidRPr="00000000" w14:paraId="00000446">
            <w:pPr>
              <w:jc w:val="center"/>
              <w:rPr>
                <w:sz w:val="20"/>
                <w:szCs w:val="20"/>
              </w:rPr>
            </w:pPr>
            <w:r w:rsidDel="00000000" w:rsidR="00000000" w:rsidRPr="00000000">
              <w:rPr>
                <w:sz w:val="20"/>
                <w:szCs w:val="20"/>
                <w:rtl w:val="0"/>
              </w:rPr>
              <w:t xml:space="preserve">PDF Anexo_15_ Pruebas de calidad en laboratorios para prenda terminada</w:t>
            </w:r>
          </w:p>
          <w:p w:rsidR="00000000" w:rsidDel="00000000" w:rsidP="00000000" w:rsidRDefault="00000000" w:rsidRPr="00000000" w14:paraId="00000447">
            <w:pPr>
              <w:jc w:val="center"/>
              <w:rPr>
                <w:sz w:val="20"/>
                <w:szCs w:val="20"/>
              </w:rPr>
            </w:pPr>
            <w:r w:rsidDel="00000000" w:rsidR="00000000" w:rsidRPr="00000000">
              <w:rPr>
                <w:sz w:val="20"/>
                <w:szCs w:val="20"/>
                <w:rtl w:val="0"/>
              </w:rPr>
              <w:t xml:space="preserve">Material complementario.</w:t>
            </w:r>
            <w:commentRangeEnd w:id="77"/>
            <w:r w:rsidDel="00000000" w:rsidR="00000000" w:rsidRPr="00000000">
              <w:commentReference w:id="77"/>
            </w:r>
            <w:r w:rsidDel="00000000" w:rsidR="00000000" w:rsidRPr="00000000">
              <w:rPr>
                <w:rtl w:val="0"/>
              </w:rPr>
            </w:r>
          </w:p>
        </w:tc>
      </w:tr>
    </w:tbl>
    <w:p w:rsidR="00000000" w:rsidDel="00000000" w:rsidP="00000000" w:rsidRDefault="00000000" w:rsidRPr="00000000" w14:paraId="00000448">
      <w:pPr>
        <w:spacing w:line="360" w:lineRule="auto"/>
        <w:rPr/>
      </w:pPr>
      <w:r w:rsidDel="00000000" w:rsidR="00000000" w:rsidRPr="00000000">
        <w:rPr>
          <w:rtl w:val="0"/>
        </w:rPr>
      </w:r>
    </w:p>
    <w:p w:rsidR="00000000" w:rsidDel="00000000" w:rsidP="00000000" w:rsidRDefault="00000000" w:rsidRPr="00000000" w14:paraId="00000449">
      <w:pPr>
        <w:spacing w:line="360" w:lineRule="auto"/>
        <w:rPr>
          <w:sz w:val="20"/>
          <w:szCs w:val="20"/>
        </w:rPr>
      </w:pPr>
      <w:r w:rsidDel="00000000" w:rsidR="00000000" w:rsidRPr="00000000">
        <w:rPr>
          <w:sz w:val="20"/>
          <w:szCs w:val="20"/>
          <w:rtl w:val="0"/>
        </w:rPr>
        <w:t xml:space="preserve">Los requisitos que se deben cumplir en la confección y son objetos de control son:</w:t>
      </w:r>
    </w:p>
    <w:p w:rsidR="00000000" w:rsidDel="00000000" w:rsidP="00000000" w:rsidRDefault="00000000" w:rsidRPr="00000000" w14:paraId="0000044A">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sdt>
        <w:sdtPr>
          <w:tag w:val="goog_rdk_130"/>
        </w:sdtPr>
        <w:sdtContent>
          <w:commentRangeStart w:id="78"/>
        </w:sdtContent>
      </w:sdt>
      <w:r w:rsidDel="00000000" w:rsidR="00000000" w:rsidRPr="00000000">
        <w:rPr>
          <w:color w:val="000000"/>
          <w:sz w:val="20"/>
          <w:szCs w:val="20"/>
          <w:rtl w:val="0"/>
        </w:rPr>
        <w:t xml:space="preserve">Costura: simetría, sin recogidos ni prenses, costuras rectas, respetar márgenes de costura, costura uniforme, marquilla de acuerdo con el cuidado de la prenda, remates uniformes, cases de costuras.</w:t>
      </w:r>
    </w:p>
    <w:p w:rsidR="00000000" w:rsidDel="00000000" w:rsidP="00000000" w:rsidRDefault="00000000" w:rsidRPr="00000000" w14:paraId="0000044B">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Tela: con colores uniformes, tela sin arrugas, sin imperfecciones.</w:t>
      </w:r>
    </w:p>
    <w:p w:rsidR="00000000" w:rsidDel="00000000" w:rsidP="00000000" w:rsidRDefault="00000000" w:rsidRPr="00000000" w14:paraId="0000044C">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Ambiente del taller: orden y limpieza en piso, puestos de trabajo</w:t>
      </w:r>
    </w:p>
    <w:p w:rsidR="00000000" w:rsidDel="00000000" w:rsidP="00000000" w:rsidRDefault="00000000" w:rsidRPr="00000000" w14:paraId="0000044D">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Ajuste de maquinaria: mantenimiento de la máquina y uso de aditamentos, pies, guías y fólderes, agujas, altura de dientes, presión del pie prénsatela, enhebrado, devanado de hilo, tensión del hilo.</w:t>
      </w:r>
    </w:p>
    <w:p w:rsidR="00000000" w:rsidDel="00000000" w:rsidP="00000000" w:rsidRDefault="00000000" w:rsidRPr="00000000" w14:paraId="0000044E">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Operario: </w:t>
      </w:r>
      <w:r w:rsidDel="00000000" w:rsidR="00000000" w:rsidRPr="00000000">
        <w:rPr>
          <w:sz w:val="20"/>
          <w:szCs w:val="20"/>
          <w:rtl w:val="0"/>
        </w:rPr>
        <w:t xml:space="preserve">m</w:t>
      </w:r>
      <w:r w:rsidDel="00000000" w:rsidR="00000000" w:rsidRPr="00000000">
        <w:rPr>
          <w:color w:val="000000"/>
          <w:sz w:val="20"/>
          <w:szCs w:val="20"/>
          <w:rtl w:val="0"/>
        </w:rPr>
        <w:t xml:space="preserve">anipulación del material, métodos utilizados en la operación.</w:t>
      </w:r>
    </w:p>
    <w:p w:rsidR="00000000" w:rsidDel="00000000" w:rsidP="00000000" w:rsidRDefault="00000000" w:rsidRPr="00000000" w14:paraId="0000044F">
      <w:pPr>
        <w:numPr>
          <w:ilvl w:val="0"/>
          <w:numId w:val="3"/>
        </w:numPr>
        <w:pBdr>
          <w:top w:space="0" w:sz="0" w:val="nil"/>
          <w:left w:space="0" w:sz="0" w:val="nil"/>
          <w:bottom w:space="0" w:sz="0" w:val="nil"/>
          <w:right w:space="0" w:sz="0" w:val="nil"/>
          <w:between w:space="0" w:sz="0" w:val="nil"/>
        </w:pBdr>
        <w:spacing w:after="160" w:line="360" w:lineRule="auto"/>
        <w:ind w:left="720" w:hanging="360"/>
        <w:jc w:val="both"/>
        <w:rPr>
          <w:color w:val="000000"/>
          <w:sz w:val="20"/>
          <w:szCs w:val="20"/>
        </w:rPr>
      </w:pPr>
      <w:r w:rsidDel="00000000" w:rsidR="00000000" w:rsidRPr="00000000">
        <w:rPr>
          <w:color w:val="000000"/>
          <w:sz w:val="20"/>
          <w:szCs w:val="20"/>
          <w:rtl w:val="0"/>
        </w:rPr>
        <w:t xml:space="preserve">Instrucciones de cuidado y terminados: </w:t>
      </w:r>
      <w:r w:rsidDel="00000000" w:rsidR="00000000" w:rsidRPr="00000000">
        <w:rPr>
          <w:sz w:val="20"/>
          <w:szCs w:val="20"/>
          <w:rtl w:val="0"/>
        </w:rPr>
        <w:t xml:space="preserve">s</w:t>
      </w:r>
      <w:r w:rsidDel="00000000" w:rsidR="00000000" w:rsidRPr="00000000">
        <w:rPr>
          <w:color w:val="000000"/>
          <w:sz w:val="20"/>
          <w:szCs w:val="20"/>
          <w:rtl w:val="0"/>
        </w:rPr>
        <w:t xml:space="preserve">egún la norma, tener en cuenta los símbolos y la composición del material, incluidas en la etiqueta adherida en la prenda.</w:t>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450">
      <w:pPr>
        <w:pStyle w:val="Heading3"/>
        <w:spacing w:line="360" w:lineRule="auto"/>
        <w:rPr>
          <w:b w:val="1"/>
          <w:i w:val="1"/>
          <w:color w:val="000000"/>
          <w:sz w:val="20"/>
          <w:szCs w:val="20"/>
        </w:rPr>
      </w:pPr>
      <w:bookmarkStart w:colFirst="0" w:colLast="0" w:name="_heading=h.1pxezwc" w:id="32"/>
      <w:bookmarkEnd w:id="32"/>
      <w:r w:rsidDel="00000000" w:rsidR="00000000" w:rsidRPr="00000000">
        <w:rPr>
          <w:b w:val="1"/>
          <w:i w:val="1"/>
          <w:color w:val="000000"/>
          <w:sz w:val="20"/>
          <w:szCs w:val="20"/>
          <w:rtl w:val="0"/>
        </w:rPr>
        <w:t xml:space="preserve">5.3.5 Control de Calidad en terminados.</w:t>
      </w:r>
    </w:p>
    <w:p w:rsidR="00000000" w:rsidDel="00000000" w:rsidP="00000000" w:rsidRDefault="00000000" w:rsidRPr="00000000" w14:paraId="00000451">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sz w:val="20"/>
          <w:szCs w:val="20"/>
          <w:rtl w:val="0"/>
        </w:rPr>
        <w:t xml:space="preserve">En los terminados se incluyen procesos de planchado, empaque, embalaje y procesos de acabados como lavandería, estampación y bordado. Puede ser que los procesos de acabados pueden desarrollarse de manera externa a la empresa, es decir contratar los servicios, y por lo tanto la importancia de los puntos de control una vez ingresen a la planta, validar las prendas o piezas una vez se realicen los procesos. </w:t>
      </w: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453">
      <w:pPr>
        <w:spacing w:line="360" w:lineRule="auto"/>
        <w:rPr>
          <w:sz w:val="20"/>
          <w:szCs w:val="20"/>
        </w:rPr>
      </w:pPr>
      <w:r w:rsidDel="00000000" w:rsidR="00000000" w:rsidRPr="00000000">
        <w:rPr>
          <w:sz w:val="20"/>
          <w:szCs w:val="20"/>
          <w:rtl w:val="0"/>
        </w:rPr>
        <w:t xml:space="preserve">El planchado es la última operación del proceso de producción, es necesario que las personas responsables de la sección tengan los criterios claros para evaluar las prendas que pasarán a las operaciones para la entrega al cliente.</w:t>
      </w:r>
    </w:p>
    <w:p w:rsidR="00000000" w:rsidDel="00000000" w:rsidP="00000000" w:rsidRDefault="00000000" w:rsidRPr="00000000" w14:paraId="00000454">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sz w:val="20"/>
          <w:szCs w:val="20"/>
          <w:rtl w:val="0"/>
        </w:rPr>
        <w:t xml:space="preserve">Los requisitos para revisar en cada una de las actividades del proceso de acabados son los siguientes:</w:t>
      </w:r>
      <w:r w:rsidDel="00000000" w:rsidR="00000000" w:rsidRPr="00000000">
        <w:rPr>
          <w:rtl w:val="0"/>
        </w:rPr>
      </w:r>
    </w:p>
    <w:p w:rsidR="00000000" w:rsidDel="00000000" w:rsidP="00000000" w:rsidRDefault="00000000" w:rsidRPr="00000000" w14:paraId="00000456">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sdt>
        <w:sdtPr>
          <w:tag w:val="goog_rdk_131"/>
        </w:sdtPr>
        <w:sdtContent>
          <w:commentRangeStart w:id="79"/>
        </w:sdtContent>
      </w:sdt>
      <w:r w:rsidDel="00000000" w:rsidR="00000000" w:rsidRPr="00000000">
        <w:rPr>
          <w:color w:val="000000"/>
          <w:sz w:val="20"/>
          <w:szCs w:val="20"/>
          <w:rtl w:val="0"/>
        </w:rPr>
        <w:t xml:space="preserve">Planchado: </w:t>
      </w:r>
      <w:r w:rsidDel="00000000" w:rsidR="00000000" w:rsidRPr="00000000">
        <w:rPr>
          <w:sz w:val="20"/>
          <w:szCs w:val="20"/>
          <w:rtl w:val="0"/>
        </w:rPr>
        <w:t xml:space="preserve">u</w:t>
      </w:r>
      <w:r w:rsidDel="00000000" w:rsidR="00000000" w:rsidRPr="00000000">
        <w:rPr>
          <w:color w:val="000000"/>
          <w:sz w:val="20"/>
          <w:szCs w:val="20"/>
          <w:rtl w:val="0"/>
        </w:rPr>
        <w:t xml:space="preserve">niforme, quiebres según lo especificado, si se debe doblar que no genere arrugas, control en la temperatura para que no queme, limpieza, además del control en la presión y la humedad.</w:t>
      </w:r>
    </w:p>
    <w:p w:rsidR="00000000" w:rsidDel="00000000" w:rsidP="00000000" w:rsidRDefault="00000000" w:rsidRPr="00000000" w14:paraId="00000457">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Empaque: </w:t>
      </w:r>
      <w:r w:rsidDel="00000000" w:rsidR="00000000" w:rsidRPr="00000000">
        <w:rPr>
          <w:sz w:val="20"/>
          <w:szCs w:val="20"/>
          <w:rtl w:val="0"/>
        </w:rPr>
        <w:t xml:space="preserve">s</w:t>
      </w:r>
      <w:r w:rsidDel="00000000" w:rsidR="00000000" w:rsidRPr="00000000">
        <w:rPr>
          <w:color w:val="000000"/>
          <w:sz w:val="20"/>
          <w:szCs w:val="20"/>
          <w:rtl w:val="0"/>
        </w:rPr>
        <w:t xml:space="preserve">egún lo establecido por la empresa, utilizar los recursos como el gancho, bolsa, etiqueta correspondiente.</w:t>
      </w:r>
    </w:p>
    <w:p w:rsidR="00000000" w:rsidDel="00000000" w:rsidP="00000000" w:rsidRDefault="00000000" w:rsidRPr="00000000" w14:paraId="00000458">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Embalaje: </w:t>
      </w:r>
      <w:r w:rsidDel="00000000" w:rsidR="00000000" w:rsidRPr="00000000">
        <w:rPr>
          <w:sz w:val="20"/>
          <w:szCs w:val="20"/>
          <w:rtl w:val="0"/>
        </w:rPr>
        <w:t xml:space="preserve">t</w:t>
      </w:r>
      <w:r w:rsidDel="00000000" w:rsidR="00000000" w:rsidRPr="00000000">
        <w:rPr>
          <w:color w:val="000000"/>
          <w:sz w:val="20"/>
          <w:szCs w:val="20"/>
          <w:rtl w:val="0"/>
        </w:rPr>
        <w:t xml:space="preserve">eniendo en cuenta </w:t>
      </w:r>
      <w:r w:rsidDel="00000000" w:rsidR="00000000" w:rsidRPr="00000000">
        <w:rPr>
          <w:sz w:val="20"/>
          <w:szCs w:val="20"/>
          <w:rtl w:val="0"/>
        </w:rPr>
        <w:t xml:space="preserve">el </w:t>
      </w:r>
      <w:r w:rsidDel="00000000" w:rsidR="00000000" w:rsidRPr="00000000">
        <w:rPr>
          <w:color w:val="000000"/>
          <w:sz w:val="20"/>
          <w:szCs w:val="20"/>
          <w:rtl w:val="0"/>
        </w:rPr>
        <w:t xml:space="preserve">pedido del cliente, utilizando materiales como cajas, cinta de amarre o zuncho, cinta adhesiva, tensor para la cinta de amarre. Rotular para identificar el contenido, organizar el contenido.</w:t>
      </w:r>
    </w:p>
    <w:p w:rsidR="00000000" w:rsidDel="00000000" w:rsidP="00000000" w:rsidRDefault="00000000" w:rsidRPr="00000000" w14:paraId="00000459">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Estampados: </w:t>
      </w:r>
      <w:r w:rsidDel="00000000" w:rsidR="00000000" w:rsidRPr="00000000">
        <w:rPr>
          <w:sz w:val="20"/>
          <w:szCs w:val="20"/>
          <w:rtl w:val="0"/>
        </w:rPr>
        <w:t xml:space="preserve">u</w:t>
      </w:r>
      <w:r w:rsidDel="00000000" w:rsidR="00000000" w:rsidRPr="00000000">
        <w:rPr>
          <w:color w:val="000000"/>
          <w:sz w:val="20"/>
          <w:szCs w:val="20"/>
          <w:rtl w:val="0"/>
        </w:rPr>
        <w:t xml:space="preserve">niformidad del dibujo y colores, posición y ubicación.</w:t>
      </w:r>
    </w:p>
    <w:p w:rsidR="00000000" w:rsidDel="00000000" w:rsidP="00000000" w:rsidRDefault="00000000" w:rsidRPr="00000000" w14:paraId="0000045A">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Bordados: </w:t>
      </w:r>
      <w:r w:rsidDel="00000000" w:rsidR="00000000" w:rsidRPr="00000000">
        <w:rPr>
          <w:sz w:val="20"/>
          <w:szCs w:val="20"/>
          <w:rtl w:val="0"/>
        </w:rPr>
        <w:t xml:space="preserve">t</w:t>
      </w:r>
      <w:r w:rsidDel="00000000" w:rsidR="00000000" w:rsidRPr="00000000">
        <w:rPr>
          <w:color w:val="000000"/>
          <w:sz w:val="20"/>
          <w:szCs w:val="20"/>
          <w:rtl w:val="0"/>
        </w:rPr>
        <w:t xml:space="preserve">ensión del hilo, colores y letras correspondan al diseño, posición y ubicación.</w:t>
      </w:r>
    </w:p>
    <w:p w:rsidR="00000000" w:rsidDel="00000000" w:rsidP="00000000" w:rsidRDefault="00000000" w:rsidRPr="00000000" w14:paraId="0000045B">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Rebordados: alineación y ubicación en la colocación de pedrería u otros, diseño debe corresponder al rebordado realizado.</w:t>
      </w:r>
    </w:p>
    <w:p w:rsidR="00000000" w:rsidDel="00000000" w:rsidP="00000000" w:rsidRDefault="00000000" w:rsidRPr="00000000" w14:paraId="0000045C">
      <w:pPr>
        <w:numPr>
          <w:ilvl w:val="0"/>
          <w:numId w:val="3"/>
        </w:numPr>
        <w:pBdr>
          <w:top w:space="0" w:sz="0" w:val="nil"/>
          <w:left w:space="0" w:sz="0" w:val="nil"/>
          <w:bottom w:space="0" w:sz="0" w:val="nil"/>
          <w:right w:space="0" w:sz="0" w:val="nil"/>
          <w:between w:space="0" w:sz="0" w:val="nil"/>
        </w:pBdr>
        <w:spacing w:after="160" w:line="360" w:lineRule="auto"/>
        <w:ind w:left="720" w:hanging="360"/>
        <w:jc w:val="both"/>
        <w:rPr>
          <w:color w:val="000000"/>
          <w:sz w:val="20"/>
          <w:szCs w:val="20"/>
        </w:rPr>
      </w:pPr>
      <w:r w:rsidDel="00000000" w:rsidR="00000000" w:rsidRPr="00000000">
        <w:rPr>
          <w:color w:val="000000"/>
          <w:sz w:val="20"/>
          <w:szCs w:val="20"/>
          <w:rtl w:val="0"/>
        </w:rPr>
        <w:t xml:space="preserve">Lavandería: </w:t>
      </w:r>
      <w:r w:rsidDel="00000000" w:rsidR="00000000" w:rsidRPr="00000000">
        <w:rPr>
          <w:sz w:val="20"/>
          <w:szCs w:val="20"/>
          <w:rtl w:val="0"/>
        </w:rPr>
        <w:t xml:space="preserve">u</w:t>
      </w:r>
      <w:r w:rsidDel="00000000" w:rsidR="00000000" w:rsidRPr="00000000">
        <w:rPr>
          <w:color w:val="000000"/>
          <w:sz w:val="20"/>
          <w:szCs w:val="20"/>
          <w:rtl w:val="0"/>
        </w:rPr>
        <w:t xml:space="preserve">niformidad de colores, proceso corresponda al solicitado, sin dañar costuras o tejido de tela.</w:t>
      </w:r>
      <w:commentRangeEnd w:id="79"/>
      <w:r w:rsidDel="00000000" w:rsidR="00000000" w:rsidRPr="00000000">
        <w:commentReference w:id="79"/>
      </w:r>
      <w:r w:rsidDel="00000000" w:rsidR="00000000" w:rsidRPr="00000000">
        <w:rPr>
          <w:rtl w:val="0"/>
        </w:rPr>
      </w:r>
    </w:p>
    <w:tbl>
      <w:tblPr>
        <w:tblStyle w:val="Table3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45D">
            <w:pPr>
              <w:pBdr>
                <w:top w:space="0" w:sz="0" w:val="nil"/>
                <w:left w:space="0" w:sz="0" w:val="nil"/>
                <w:bottom w:space="0" w:sz="0" w:val="nil"/>
                <w:right w:space="0" w:sz="0" w:val="nil"/>
                <w:between w:space="0" w:sz="0" w:val="nil"/>
              </w:pBdr>
              <w:spacing w:line="276" w:lineRule="auto"/>
              <w:ind w:left="720" w:firstLine="0"/>
              <w:jc w:val="center"/>
              <w:rPr>
                <w:color w:val="000000"/>
                <w:sz w:val="20"/>
                <w:szCs w:val="20"/>
                <w:highlight w:val="yellow"/>
              </w:rPr>
            </w:pPr>
            <w:r w:rsidDel="00000000" w:rsidR="00000000" w:rsidRPr="00000000">
              <w:rPr>
                <w:color w:val="000000"/>
                <w:sz w:val="20"/>
                <w:szCs w:val="20"/>
                <w:highlight w:val="yellow"/>
                <w:rtl w:val="0"/>
              </w:rPr>
              <w:t xml:space="preserve">Llamado a la acción</w:t>
            </w:r>
          </w:p>
          <w:p w:rsidR="00000000" w:rsidDel="00000000" w:rsidP="00000000" w:rsidRDefault="00000000" w:rsidRPr="00000000" w14:paraId="0000045E">
            <w:pPr>
              <w:numPr>
                <w:ilvl w:val="0"/>
                <w:numId w:val="3"/>
              </w:numPr>
              <w:pBdr>
                <w:top w:space="0" w:sz="0" w:val="nil"/>
                <w:left w:space="0" w:sz="0" w:val="nil"/>
                <w:bottom w:space="0" w:sz="0" w:val="nil"/>
                <w:right w:space="0" w:sz="0" w:val="nil"/>
                <w:between w:space="0" w:sz="0" w:val="nil"/>
              </w:pBdr>
              <w:spacing w:line="276" w:lineRule="auto"/>
              <w:ind w:left="720" w:hanging="360"/>
              <w:jc w:val="center"/>
              <w:rPr>
                <w:color w:val="000000"/>
                <w:sz w:val="20"/>
                <w:szCs w:val="20"/>
              </w:rPr>
            </w:pPr>
            <w:r w:rsidDel="00000000" w:rsidR="00000000" w:rsidRPr="00000000">
              <w:rPr>
                <w:b w:val="0"/>
                <w:color w:val="000000"/>
                <w:sz w:val="20"/>
                <w:szCs w:val="20"/>
                <w:rtl w:val="0"/>
              </w:rPr>
              <w:t xml:space="preserve">Video</w:t>
            </w:r>
            <w:r w:rsidDel="00000000" w:rsidR="00000000" w:rsidRPr="00000000">
              <w:rPr>
                <w:color w:val="000000"/>
                <w:sz w:val="20"/>
                <w:szCs w:val="20"/>
                <w:rtl w:val="0"/>
              </w:rPr>
              <w:t xml:space="preserve">_ </w:t>
            </w:r>
            <w:r w:rsidDel="00000000" w:rsidR="00000000" w:rsidRPr="00000000">
              <w:rPr>
                <w:b w:val="0"/>
                <w:color w:val="000000"/>
                <w:sz w:val="20"/>
                <w:szCs w:val="20"/>
                <w:rtl w:val="0"/>
              </w:rPr>
              <w:t xml:space="preserve">producto terminado</w:t>
            </w:r>
            <w:r w:rsidDel="00000000" w:rsidR="00000000" w:rsidRPr="00000000">
              <w:rPr>
                <w:rtl w:val="0"/>
              </w:rPr>
            </w:r>
          </w:p>
          <w:p w:rsidR="00000000" w:rsidDel="00000000" w:rsidP="00000000" w:rsidRDefault="00000000" w:rsidRPr="00000000" w14:paraId="0000045F">
            <w:pPr>
              <w:numPr>
                <w:ilvl w:val="0"/>
                <w:numId w:val="3"/>
              </w:numPr>
              <w:pBdr>
                <w:top w:space="0" w:sz="0" w:val="nil"/>
                <w:left w:space="0" w:sz="0" w:val="nil"/>
                <w:bottom w:space="0" w:sz="0" w:val="nil"/>
                <w:right w:space="0" w:sz="0" w:val="nil"/>
                <w:between w:space="0" w:sz="0" w:val="nil"/>
              </w:pBdr>
              <w:spacing w:line="276" w:lineRule="auto"/>
              <w:ind w:left="720" w:hanging="360"/>
              <w:jc w:val="center"/>
              <w:rPr>
                <w:b w:val="0"/>
                <w:color w:val="000000"/>
                <w:sz w:val="20"/>
                <w:szCs w:val="20"/>
              </w:rPr>
            </w:pPr>
            <w:r w:rsidDel="00000000" w:rsidR="00000000" w:rsidRPr="00000000">
              <w:rPr>
                <w:b w:val="0"/>
                <w:color w:val="000000"/>
                <w:sz w:val="20"/>
                <w:szCs w:val="20"/>
                <w:rtl w:val="0"/>
              </w:rPr>
              <w:t xml:space="preserve">Material complementario.</w:t>
            </w:r>
          </w:p>
          <w:p w:rsidR="00000000" w:rsidDel="00000000" w:rsidP="00000000" w:rsidRDefault="00000000" w:rsidRPr="00000000" w14:paraId="00000460">
            <w:pPr>
              <w:pBdr>
                <w:top w:space="0" w:sz="0" w:val="nil"/>
                <w:left w:space="0" w:sz="0" w:val="nil"/>
                <w:bottom w:space="0" w:sz="0" w:val="nil"/>
                <w:right w:space="0" w:sz="0" w:val="nil"/>
                <w:between w:space="0" w:sz="0" w:val="nil"/>
              </w:pBdr>
              <w:spacing w:line="276" w:lineRule="auto"/>
              <w:ind w:left="720" w:firstLine="0"/>
              <w:jc w:val="center"/>
              <w:rPr>
                <w:color w:val="000000"/>
                <w:sz w:val="20"/>
                <w:szCs w:val="20"/>
                <w:highlight w:val="yellow"/>
              </w:rPr>
            </w:pPr>
            <w:r w:rsidDel="00000000" w:rsidR="00000000" w:rsidRPr="00000000">
              <w:rPr>
                <w:rtl w:val="0"/>
              </w:rPr>
              <w:t xml:space="preserve">     </w:t>
            </w:r>
            <w:sdt>
              <w:sdtPr>
                <w:tag w:val="goog_rdk_132"/>
              </w:sdtPr>
              <w:sdtContent>
                <w:commentRangeStart w:id="80"/>
              </w:sdtContent>
            </w:sdt>
            <w:r w:rsidDel="00000000" w:rsidR="00000000" w:rsidRPr="00000000">
              <w:rPr>
                <w:color w:val="000000"/>
                <w:sz w:val="20"/>
                <w:szCs w:val="20"/>
                <w:highlight w:val="yellow"/>
                <w:rtl w:val="0"/>
              </w:rPr>
              <w:t xml:space="preserve">Llamado a la acción</w:t>
            </w:r>
          </w:p>
          <w:p w:rsidR="00000000" w:rsidDel="00000000" w:rsidP="00000000" w:rsidRDefault="00000000" w:rsidRPr="00000000" w14:paraId="00000461">
            <w:pPr>
              <w:numPr>
                <w:ilvl w:val="0"/>
                <w:numId w:val="3"/>
              </w:numPr>
              <w:pBdr>
                <w:top w:space="0" w:sz="0" w:val="nil"/>
                <w:left w:space="0" w:sz="0" w:val="nil"/>
                <w:bottom w:space="0" w:sz="0" w:val="nil"/>
                <w:right w:space="0" w:sz="0" w:val="nil"/>
                <w:between w:space="0" w:sz="0" w:val="nil"/>
              </w:pBdr>
              <w:spacing w:line="276" w:lineRule="auto"/>
              <w:ind w:left="720" w:hanging="360"/>
              <w:jc w:val="center"/>
              <w:rPr>
                <w:color w:val="000000"/>
                <w:sz w:val="20"/>
                <w:szCs w:val="20"/>
              </w:rPr>
            </w:pPr>
            <w:r w:rsidDel="00000000" w:rsidR="00000000" w:rsidRPr="00000000">
              <w:rPr>
                <w:b w:val="0"/>
                <w:color w:val="000000"/>
                <w:sz w:val="20"/>
                <w:szCs w:val="20"/>
                <w:rtl w:val="0"/>
              </w:rPr>
              <w:t xml:space="preserve">PDF Anexo_16</w:t>
            </w:r>
            <w:r w:rsidDel="00000000" w:rsidR="00000000" w:rsidRPr="00000000">
              <w:rPr>
                <w:color w:val="000000"/>
                <w:sz w:val="20"/>
                <w:szCs w:val="20"/>
                <w:rtl w:val="0"/>
              </w:rPr>
              <w:t xml:space="preserve">_ </w:t>
            </w:r>
            <w:r w:rsidDel="00000000" w:rsidR="00000000" w:rsidRPr="00000000">
              <w:rPr>
                <w:b w:val="0"/>
                <w:color w:val="000000"/>
                <w:sz w:val="20"/>
                <w:szCs w:val="20"/>
                <w:rtl w:val="0"/>
              </w:rPr>
              <w:t xml:space="preserve">Anexo_Formato Auditoria Calidad</w:t>
            </w:r>
            <w:r w:rsidDel="00000000" w:rsidR="00000000" w:rsidRPr="00000000">
              <w:rPr>
                <w:rtl w:val="0"/>
              </w:rPr>
            </w:r>
          </w:p>
          <w:p w:rsidR="00000000" w:rsidDel="00000000" w:rsidP="00000000" w:rsidRDefault="00000000" w:rsidRPr="00000000" w14:paraId="00000462">
            <w:pPr>
              <w:numPr>
                <w:ilvl w:val="0"/>
                <w:numId w:val="3"/>
              </w:numPr>
              <w:pBdr>
                <w:top w:space="0" w:sz="0" w:val="nil"/>
                <w:left w:space="0" w:sz="0" w:val="nil"/>
                <w:bottom w:space="0" w:sz="0" w:val="nil"/>
                <w:right w:space="0" w:sz="0" w:val="nil"/>
                <w:between w:space="0" w:sz="0" w:val="nil"/>
              </w:pBdr>
              <w:spacing w:line="276" w:lineRule="auto"/>
              <w:ind w:left="720" w:hanging="360"/>
              <w:jc w:val="center"/>
              <w:rPr>
                <w:b w:val="0"/>
                <w:color w:val="000000"/>
                <w:sz w:val="20"/>
                <w:szCs w:val="20"/>
              </w:rPr>
            </w:pPr>
            <w:r w:rsidDel="00000000" w:rsidR="00000000" w:rsidRPr="00000000">
              <w:rPr>
                <w:b w:val="0"/>
                <w:color w:val="000000"/>
                <w:sz w:val="20"/>
                <w:szCs w:val="20"/>
                <w:rtl w:val="0"/>
              </w:rPr>
              <w:t xml:space="preserve">Material complementario.</w:t>
            </w:r>
            <w:commentRangeEnd w:id="80"/>
            <w:r w:rsidDel="00000000" w:rsidR="00000000" w:rsidRPr="00000000">
              <w:commentReference w:id="80"/>
            </w:r>
            <w:r w:rsidDel="00000000" w:rsidR="00000000" w:rsidRPr="00000000">
              <w:rPr>
                <w:rtl w:val="0"/>
              </w:rPr>
            </w:r>
          </w:p>
        </w:tc>
      </w:tr>
    </w:tbl>
    <w:p w:rsidR="00000000" w:rsidDel="00000000" w:rsidP="00000000" w:rsidRDefault="00000000" w:rsidRPr="00000000" w14:paraId="00000463">
      <w:pPr>
        <w:spacing w:line="360" w:lineRule="auto"/>
        <w:jc w:val="both"/>
        <w:rPr>
          <w:sz w:val="20"/>
          <w:szCs w:val="20"/>
        </w:rPr>
      </w:pPr>
      <w:r w:rsidDel="00000000" w:rsidR="00000000" w:rsidRPr="00000000">
        <w:rPr>
          <w:rtl w:val="0"/>
        </w:rPr>
      </w:r>
    </w:p>
    <w:p w:rsidR="00000000" w:rsidDel="00000000" w:rsidP="00000000" w:rsidRDefault="00000000" w:rsidRPr="00000000" w14:paraId="00000464">
      <w:pPr>
        <w:spacing w:line="360" w:lineRule="auto"/>
        <w:jc w:val="both"/>
        <w:rPr>
          <w:sz w:val="20"/>
          <w:szCs w:val="20"/>
        </w:rPr>
      </w:pPr>
      <w:r w:rsidDel="00000000" w:rsidR="00000000" w:rsidRPr="00000000">
        <w:rPr>
          <w:rtl w:val="0"/>
        </w:rPr>
      </w:r>
    </w:p>
    <w:p w:rsidR="00000000" w:rsidDel="00000000" w:rsidP="00000000" w:rsidRDefault="00000000" w:rsidRPr="00000000" w14:paraId="00000465">
      <w:pPr>
        <w:numPr>
          <w:ilvl w:val="0"/>
          <w:numId w:val="6"/>
        </w:numPr>
        <w:pBdr>
          <w:top w:space="0" w:sz="0" w:val="nil"/>
          <w:left w:space="0" w:sz="0" w:val="nil"/>
          <w:bottom w:space="0" w:sz="0" w:val="nil"/>
          <w:right w:space="0" w:sz="0" w:val="nil"/>
          <w:between w:space="0" w:sz="0" w:val="nil"/>
        </w:pBdr>
        <w:spacing w:line="360" w:lineRule="auto"/>
        <w:ind w:left="284" w:hanging="284"/>
        <w:jc w:val="both"/>
        <w:rPr>
          <w:b w:val="1"/>
          <w:sz w:val="20"/>
          <w:szCs w:val="20"/>
          <w:highlight w:val="yellow"/>
        </w:rPr>
      </w:pPr>
      <w:r w:rsidDel="00000000" w:rsidR="00000000" w:rsidRPr="00000000">
        <w:rPr>
          <w:b w:val="1"/>
          <w:sz w:val="20"/>
          <w:szCs w:val="20"/>
          <w:highlight w:val="yellow"/>
          <w:rtl w:val="0"/>
        </w:rPr>
        <w:t xml:space="preserve">Actividades didácticas (opcionales si son sugeridas)</w:t>
      </w:r>
    </w:p>
    <w:p w:rsidR="00000000" w:rsidDel="00000000" w:rsidP="00000000" w:rsidRDefault="00000000" w:rsidRPr="00000000" w14:paraId="00000466">
      <w:pPr>
        <w:spacing w:line="360" w:lineRule="auto"/>
        <w:ind w:left="426" w:firstLine="0"/>
        <w:jc w:val="both"/>
        <w:rPr>
          <w:sz w:val="20"/>
          <w:szCs w:val="20"/>
        </w:rPr>
      </w:pPr>
      <w:r w:rsidDel="00000000" w:rsidR="00000000" w:rsidRPr="00000000">
        <w:rPr>
          <w:rtl w:val="0"/>
        </w:rPr>
      </w:r>
    </w:p>
    <w:tbl>
      <w:tblPr>
        <w:tblStyle w:val="Table3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467">
            <w:pPr>
              <w:spacing w:line="360" w:lineRule="auto"/>
              <w:jc w:val="center"/>
              <w:rPr>
                <w:sz w:val="20"/>
                <w:szCs w:val="20"/>
              </w:rPr>
            </w:pPr>
            <w:bookmarkStart w:colFirst="0" w:colLast="0" w:name="_heading=h.49x2ik5" w:id="33"/>
            <w:bookmarkEnd w:id="33"/>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469">
            <w:pPr>
              <w:spacing w:line="360"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46A">
            <w:pPr>
              <w:spacing w:line="360" w:lineRule="auto"/>
              <w:rPr>
                <w:sz w:val="20"/>
                <w:szCs w:val="20"/>
              </w:rPr>
            </w:pPr>
            <w:r w:rsidDel="00000000" w:rsidR="00000000" w:rsidRPr="00000000">
              <w:rPr>
                <w:sz w:val="20"/>
                <w:szCs w:val="20"/>
                <w:rtl w:val="0"/>
              </w:rPr>
              <w:t xml:space="preserve">Orden operacional</w:t>
            </w:r>
          </w:p>
        </w:tc>
      </w:tr>
      <w:tr>
        <w:trPr>
          <w:cantSplit w:val="0"/>
          <w:trHeight w:val="806" w:hRule="atLeast"/>
          <w:tblHeader w:val="0"/>
        </w:trPr>
        <w:tc>
          <w:tcPr>
            <w:shd w:fill="fac896" w:val="clear"/>
            <w:vAlign w:val="center"/>
          </w:tcPr>
          <w:p w:rsidR="00000000" w:rsidDel="00000000" w:rsidP="00000000" w:rsidRDefault="00000000" w:rsidRPr="00000000" w14:paraId="0000046B">
            <w:pPr>
              <w:spacing w:line="360"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46C">
            <w:pPr>
              <w:spacing w:line="360" w:lineRule="auto"/>
              <w:rPr>
                <w:sz w:val="20"/>
                <w:szCs w:val="20"/>
              </w:rPr>
            </w:pPr>
            <w:r w:rsidDel="00000000" w:rsidR="00000000" w:rsidRPr="00000000">
              <w:rPr>
                <w:sz w:val="20"/>
                <w:szCs w:val="20"/>
                <w:rtl w:val="0"/>
              </w:rPr>
              <w:t xml:space="preserve">Precisar conceptos relacionados con las órdenes operacionales</w:t>
            </w:r>
          </w:p>
        </w:tc>
      </w:tr>
      <w:tr>
        <w:trPr>
          <w:cantSplit w:val="0"/>
          <w:trHeight w:val="806" w:hRule="atLeast"/>
          <w:tblHeader w:val="0"/>
        </w:trPr>
        <w:tc>
          <w:tcPr>
            <w:shd w:fill="fac896" w:val="clear"/>
            <w:vAlign w:val="center"/>
          </w:tcPr>
          <w:p w:rsidR="00000000" w:rsidDel="00000000" w:rsidP="00000000" w:rsidRDefault="00000000" w:rsidRPr="00000000" w14:paraId="0000046D">
            <w:pPr>
              <w:spacing w:line="360"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46E">
            <w:pPr>
              <w:spacing w:line="360" w:lineRule="auto"/>
              <w:rPr>
                <w:sz w:val="20"/>
                <w:szCs w:val="20"/>
              </w:rPr>
            </w:pPr>
            <w:r w:rsidDel="00000000" w:rsidR="00000000" w:rsidRPr="00000000">
              <w:rPr>
                <w:sz w:val="20"/>
                <w:szCs w:val="20"/>
                <w:rtl w:val="0"/>
              </w:rPr>
              <w:t xml:space="preserve">FALSO O VERDADERO</w:t>
            </w:r>
          </w:p>
        </w:tc>
      </w:tr>
      <w:tr>
        <w:trPr>
          <w:cantSplit w:val="0"/>
          <w:trHeight w:val="806" w:hRule="atLeast"/>
          <w:tblHeader w:val="0"/>
        </w:trPr>
        <w:tc>
          <w:tcPr>
            <w:shd w:fill="fac896" w:val="clear"/>
            <w:vAlign w:val="center"/>
          </w:tcPr>
          <w:p w:rsidR="00000000" w:rsidDel="00000000" w:rsidP="00000000" w:rsidRDefault="00000000" w:rsidRPr="00000000" w14:paraId="0000046F">
            <w:pPr>
              <w:spacing w:line="360"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470">
            <w:pPr>
              <w:spacing w:line="360"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471">
            <w:pPr>
              <w:spacing w:line="360" w:lineRule="auto"/>
              <w:rPr>
                <w:sz w:val="20"/>
                <w:szCs w:val="20"/>
              </w:rPr>
            </w:pPr>
            <w:r w:rsidDel="00000000" w:rsidR="00000000" w:rsidRPr="00000000">
              <w:rPr>
                <w:sz w:val="20"/>
                <w:szCs w:val="20"/>
                <w:rtl w:val="0"/>
              </w:rPr>
              <w:t xml:space="preserve">ANEXO ACTIVIDAD DIDÁCTICA</w:t>
            </w:r>
          </w:p>
        </w:tc>
      </w:tr>
    </w:tbl>
    <w:p w:rsidR="00000000" w:rsidDel="00000000" w:rsidP="00000000" w:rsidRDefault="00000000" w:rsidRPr="00000000" w14:paraId="00000472">
      <w:pPr>
        <w:spacing w:line="360" w:lineRule="auto"/>
        <w:ind w:left="426" w:firstLine="0"/>
        <w:jc w:val="both"/>
        <w:rPr>
          <w:sz w:val="20"/>
          <w:szCs w:val="20"/>
        </w:rPr>
      </w:pPr>
      <w:r w:rsidDel="00000000" w:rsidR="00000000" w:rsidRPr="00000000">
        <w:rPr>
          <w:rtl w:val="0"/>
        </w:rPr>
      </w:r>
    </w:p>
    <w:p w:rsidR="00000000" w:rsidDel="00000000" w:rsidP="00000000" w:rsidRDefault="00000000" w:rsidRPr="00000000" w14:paraId="00000473">
      <w:pPr>
        <w:spacing w:line="360" w:lineRule="auto"/>
        <w:rPr>
          <w:b w:val="1"/>
          <w:sz w:val="20"/>
          <w:szCs w:val="20"/>
        </w:rPr>
      </w:pPr>
      <w:r w:rsidDel="00000000" w:rsidR="00000000" w:rsidRPr="00000000">
        <w:rPr>
          <w:b w:val="1"/>
          <w:sz w:val="20"/>
          <w:szCs w:val="20"/>
          <w:rtl w:val="0"/>
        </w:rPr>
        <w:t xml:space="preserve">MATERIAL COMPLEMENTARIO: </w:t>
      </w:r>
    </w:p>
    <w:p w:rsidR="00000000" w:rsidDel="00000000" w:rsidP="00000000" w:rsidRDefault="00000000" w:rsidRPr="00000000" w14:paraId="00000474">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Relacionar el material de apoyo o complementario de los temas abordados en este recurso.</w:t>
      </w:r>
    </w:p>
    <w:tbl>
      <w:tblPr>
        <w:tblStyle w:val="Table38"/>
        <w:tblW w:w="132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5"/>
        <w:gridCol w:w="4185"/>
        <w:gridCol w:w="450"/>
        <w:gridCol w:w="6180"/>
        <w:tblGridChange w:id="0">
          <w:tblGrid>
            <w:gridCol w:w="2445"/>
            <w:gridCol w:w="4185"/>
            <w:gridCol w:w="450"/>
            <w:gridCol w:w="6180"/>
          </w:tblGrid>
        </w:tblGridChange>
      </w:tblGrid>
      <w:tr>
        <w:trPr>
          <w:cantSplit w:val="0"/>
          <w:trHeight w:val="658" w:hRule="atLeast"/>
          <w:tblHeader w:val="0"/>
        </w:trPr>
        <w:tc>
          <w:tcPr>
            <w:shd w:fill="f9cb9c" w:val="clear"/>
          </w:tcPr>
          <w:p w:rsidR="00000000" w:rsidDel="00000000" w:rsidP="00000000" w:rsidRDefault="00000000" w:rsidRPr="00000000" w14:paraId="00000475">
            <w:pPr>
              <w:spacing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76">
            <w:pPr>
              <w:spacing w:line="276" w:lineRule="auto"/>
              <w:jc w:val="center"/>
              <w:rPr>
                <w:sz w:val="20"/>
                <w:szCs w:val="20"/>
              </w:rPr>
            </w:pPr>
            <w:r w:rsidDel="00000000" w:rsidR="00000000" w:rsidRPr="00000000">
              <w:rPr>
                <w:sz w:val="20"/>
                <w:szCs w:val="20"/>
                <w:rtl w:val="0"/>
              </w:rPr>
              <w:t xml:space="preserve"> 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77">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478">
            <w:pPr>
              <w:spacing w:line="276" w:lineRule="auto"/>
              <w:jc w:val="center"/>
              <w:rPr>
                <w:sz w:val="20"/>
                <w:szCs w:val="20"/>
              </w:rPr>
            </w:pPr>
            <w:r w:rsidDel="00000000" w:rsidR="00000000" w:rsidRPr="00000000">
              <w:rPr>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79">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47A">
            <w:pPr>
              <w:spacing w:line="276" w:lineRule="auto"/>
              <w:jc w:val="center"/>
              <w:rPr>
                <w:sz w:val="20"/>
                <w:szCs w:val="20"/>
              </w:rPr>
            </w:pPr>
            <w:r w:rsidDel="00000000" w:rsidR="00000000" w:rsidRPr="00000000">
              <w:rPr>
                <w:sz w:val="20"/>
                <w:szCs w:val="20"/>
                <w:rtl w:val="0"/>
              </w:rPr>
              <w:t xml:space="preserve">Archivo del documento o material</w:t>
            </w:r>
          </w:p>
        </w:tc>
      </w:tr>
      <w:tr>
        <w:trPr>
          <w:cantSplit w:val="0"/>
          <w:trHeight w:val="366" w:hRule="atLeast"/>
          <w:tblHeader w:val="0"/>
        </w:trPr>
        <w:tc>
          <w:tcPr/>
          <w:p w:rsidR="00000000" w:rsidDel="00000000" w:rsidP="00000000" w:rsidRDefault="00000000" w:rsidRPr="00000000" w14:paraId="0000047B">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47C">
            <w:pPr>
              <w:pStyle w:val="Heading1"/>
              <w:spacing w:after="0" w:before="0" w:line="276" w:lineRule="auto"/>
              <w:rPr>
                <w:sz w:val="20"/>
                <w:szCs w:val="20"/>
              </w:rPr>
            </w:pPr>
            <w:bookmarkStart w:colFirst="0" w:colLast="0" w:name="_heading=h.5kuchjdezk4p" w:id="34"/>
            <w:bookmarkEnd w:id="34"/>
            <w:r w:rsidDel="00000000" w:rsidR="00000000" w:rsidRPr="00000000">
              <w:rPr>
                <w:sz w:val="20"/>
                <w:szCs w:val="20"/>
                <w:rtl w:val="0"/>
              </w:rPr>
              <w:t xml:space="preserve">CONFECCIÓN DE PRENDAS DE VESTIR </w:t>
            </w:r>
          </w:p>
          <w:p w:rsidR="00000000" w:rsidDel="00000000" w:rsidP="00000000" w:rsidRDefault="00000000" w:rsidRPr="00000000" w14:paraId="0000047D">
            <w:pPr>
              <w:pStyle w:val="Heading1"/>
              <w:spacing w:after="0" w:before="0"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7E">
            <w:pPr>
              <w:spacing w:line="276" w:lineRule="auto"/>
              <w:jc w:val="both"/>
              <w:rPr>
                <w:sz w:val="20"/>
                <w:szCs w:val="20"/>
              </w:rPr>
            </w:pPr>
            <w:r w:rsidDel="00000000" w:rsidR="00000000" w:rsidRPr="00000000">
              <w:rPr>
                <w:sz w:val="20"/>
                <w:szCs w:val="20"/>
                <w:rtl w:val="0"/>
              </w:rPr>
              <w:t xml:space="preserve">La costura Diy.  (2020). Confección de camisa Slim Fit para hombre [video]. Youtube. </w:t>
            </w:r>
            <w:hyperlink r:id="rId56">
              <w:r w:rsidDel="00000000" w:rsidR="00000000" w:rsidRPr="00000000">
                <w:rPr>
                  <w:color w:val="0000ff"/>
                  <w:sz w:val="20"/>
                  <w:szCs w:val="20"/>
                  <w:u w:val="single"/>
                  <w:rtl w:val="0"/>
                </w:rPr>
                <w:t xml:space="preserve">https://www.youtube.com/watch?app=desktop&amp;v=xD1u53N8sWQ&amp;ab_channel=LaCosturadiy</w:t>
              </w:r>
            </w:hyperlink>
            <w:r w:rsidDel="00000000" w:rsidR="00000000" w:rsidRPr="00000000">
              <w:rPr>
                <w:sz w:val="20"/>
                <w:szCs w:val="20"/>
                <w:rtl w:val="0"/>
              </w:rPr>
              <w:t xml:space="preserve"> </w:t>
            </w:r>
          </w:p>
          <w:p w:rsidR="00000000" w:rsidDel="00000000" w:rsidP="00000000" w:rsidRDefault="00000000" w:rsidRPr="00000000" w14:paraId="0000047F">
            <w:pPr>
              <w:spacing w:line="276" w:lineRule="auto"/>
              <w:jc w:val="both"/>
              <w:rPr>
                <w:sz w:val="20"/>
                <w:szCs w:val="20"/>
              </w:rPr>
            </w:pPr>
            <w:r w:rsidDel="00000000" w:rsidR="00000000" w:rsidRPr="00000000">
              <w:rPr>
                <w:rtl w:val="0"/>
              </w:rPr>
            </w:r>
          </w:p>
          <w:p w:rsidR="00000000" w:rsidDel="00000000" w:rsidP="00000000" w:rsidRDefault="00000000" w:rsidRPr="00000000" w14:paraId="00000480">
            <w:pPr>
              <w:spacing w:line="276" w:lineRule="auto"/>
              <w:rPr>
                <w:sz w:val="20"/>
                <w:szCs w:val="20"/>
              </w:rPr>
            </w:pPr>
            <w:r w:rsidDel="00000000" w:rsidR="00000000" w:rsidRPr="00000000">
              <w:rPr>
                <w:sz w:val="20"/>
                <w:szCs w:val="20"/>
                <w:rtl w:val="0"/>
              </w:rPr>
              <w:t xml:space="preserve">Material complementario en video: </w:t>
            </w:r>
          </w:p>
        </w:tc>
        <w:tc>
          <w:tcPr>
            <w:tcMar>
              <w:top w:w="100.0" w:type="dxa"/>
              <w:left w:w="100.0" w:type="dxa"/>
              <w:bottom w:w="100.0" w:type="dxa"/>
              <w:right w:w="100.0" w:type="dxa"/>
            </w:tcMar>
          </w:tcPr>
          <w:p w:rsidR="00000000" w:rsidDel="00000000" w:rsidP="00000000" w:rsidRDefault="00000000" w:rsidRPr="00000000" w14:paraId="00000481">
            <w:pPr>
              <w:spacing w:line="276" w:lineRule="auto"/>
              <w:rPr>
                <w:sz w:val="20"/>
                <w:szCs w:val="20"/>
              </w:rPr>
            </w:pPr>
            <w:sdt>
              <w:sdtPr>
                <w:tag w:val="goog_rdk_133"/>
              </w:sdtPr>
              <w:sdtContent>
                <w:commentRangeStart w:id="81"/>
              </w:sdtContent>
            </w:sdt>
            <w:r w:rsidDel="00000000" w:rsidR="00000000" w:rsidRPr="00000000">
              <w:rPr>
                <w:sz w:val="20"/>
                <w:szCs w:val="20"/>
                <w:rtl w:val="0"/>
              </w:rPr>
              <w:t xml:space="preserve">Video</w:t>
            </w:r>
            <w:commentRangeEnd w:id="81"/>
            <w:r w:rsidDel="00000000" w:rsidR="00000000" w:rsidRPr="00000000">
              <w:commentReference w:id="81"/>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82">
            <w:pPr>
              <w:spacing w:line="276" w:lineRule="auto"/>
              <w:rPr>
                <w:sz w:val="20"/>
                <w:szCs w:val="20"/>
              </w:rPr>
            </w:pPr>
            <w:hyperlink r:id="rId57">
              <w:r w:rsidDel="00000000" w:rsidR="00000000" w:rsidRPr="00000000">
                <w:rPr>
                  <w:color w:val="0000ff"/>
                  <w:sz w:val="20"/>
                  <w:szCs w:val="20"/>
                  <w:u w:val="single"/>
                  <w:rtl w:val="0"/>
                </w:rPr>
                <w:t xml:space="preserve">https://www.youtube.com/watch?v=xD1u53N8sWQ&amp;ab_channel=LaCosturadiy</w:t>
              </w:r>
            </w:hyperlink>
            <w:r w:rsidDel="00000000" w:rsidR="00000000" w:rsidRPr="00000000">
              <w:rPr>
                <w:rtl w:val="0"/>
              </w:rPr>
            </w:r>
          </w:p>
        </w:tc>
      </w:tr>
      <w:tr>
        <w:trPr>
          <w:cantSplit w:val="0"/>
          <w:trHeight w:val="366" w:hRule="atLeast"/>
          <w:tblHeader w:val="0"/>
        </w:trPr>
        <w:tc>
          <w:tcPr/>
          <w:p w:rsidR="00000000" w:rsidDel="00000000" w:rsidP="00000000" w:rsidRDefault="00000000" w:rsidRPr="00000000" w14:paraId="00000483">
            <w:pPr>
              <w:pStyle w:val="Heading1"/>
              <w:spacing w:after="0" w:before="0" w:line="276" w:lineRule="auto"/>
              <w:rPr>
                <w:sz w:val="20"/>
                <w:szCs w:val="20"/>
              </w:rPr>
            </w:pPr>
            <w:bookmarkStart w:colFirst="0" w:colLast="0" w:name="_heading=h.ulxchgpyoryi" w:id="35"/>
            <w:bookmarkEnd w:id="35"/>
            <w:r w:rsidDel="00000000" w:rsidR="00000000" w:rsidRPr="00000000">
              <w:rPr>
                <w:sz w:val="20"/>
                <w:szCs w:val="20"/>
                <w:rtl w:val="0"/>
              </w:rPr>
              <w:t xml:space="preserve">CONFECCIÓN DE PRENDAS DE VESTIR</w:t>
            </w:r>
          </w:p>
        </w:tc>
        <w:tc>
          <w:tcPr>
            <w:tcMar>
              <w:top w:w="100.0" w:type="dxa"/>
              <w:left w:w="100.0" w:type="dxa"/>
              <w:bottom w:w="100.0" w:type="dxa"/>
              <w:right w:w="100.0" w:type="dxa"/>
            </w:tcMar>
          </w:tcPr>
          <w:p w:rsidR="00000000" w:rsidDel="00000000" w:rsidP="00000000" w:rsidRDefault="00000000" w:rsidRPr="00000000" w14:paraId="00000484">
            <w:pPr>
              <w:spacing w:line="276" w:lineRule="auto"/>
              <w:rPr>
                <w:sz w:val="20"/>
                <w:szCs w:val="20"/>
              </w:rPr>
            </w:pPr>
            <w:r w:rsidDel="00000000" w:rsidR="00000000" w:rsidRPr="00000000">
              <w:rPr>
                <w:sz w:val="20"/>
                <w:szCs w:val="20"/>
                <w:rtl w:val="0"/>
              </w:rPr>
              <w:t xml:space="preserve">Informativos.  (2012).  Cómo se confecciona una camisa artesanalmente. [video]. Youtube. </w:t>
            </w:r>
            <w:hyperlink r:id="rId58">
              <w:r w:rsidDel="00000000" w:rsidR="00000000" w:rsidRPr="00000000">
                <w:rPr>
                  <w:color w:val="0000ff"/>
                  <w:sz w:val="20"/>
                  <w:szCs w:val="20"/>
                  <w:u w:val="single"/>
                  <w:rtl w:val="0"/>
                </w:rPr>
                <w:t xml:space="preserve">https://www.youtube.com/watch?app=desktop&amp;v=g7nLMKAMVVQ&amp;ab_channel=informativos</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485">
            <w:pPr>
              <w:spacing w:line="276" w:lineRule="auto"/>
              <w:rPr>
                <w:sz w:val="20"/>
                <w:szCs w:val="20"/>
              </w:rPr>
            </w:pPr>
            <w:sdt>
              <w:sdtPr>
                <w:tag w:val="goog_rdk_134"/>
              </w:sdtPr>
              <w:sdtContent>
                <w:commentRangeStart w:id="82"/>
              </w:sdtContent>
            </w:sdt>
            <w:r w:rsidDel="00000000" w:rsidR="00000000" w:rsidRPr="00000000">
              <w:rPr>
                <w:sz w:val="20"/>
                <w:szCs w:val="20"/>
                <w:rtl w:val="0"/>
              </w:rPr>
              <w:t xml:space="preserve">Video</w:t>
            </w:r>
            <w:commentRangeEnd w:id="82"/>
            <w:r w:rsidDel="00000000" w:rsidR="00000000" w:rsidRPr="00000000">
              <w:commentReference w:id="82"/>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86">
            <w:pPr>
              <w:spacing w:line="276" w:lineRule="auto"/>
              <w:rPr>
                <w:sz w:val="20"/>
                <w:szCs w:val="20"/>
              </w:rPr>
            </w:pPr>
            <w:hyperlink r:id="rId59">
              <w:r w:rsidDel="00000000" w:rsidR="00000000" w:rsidRPr="00000000">
                <w:rPr>
                  <w:color w:val="0000ff"/>
                  <w:sz w:val="20"/>
                  <w:szCs w:val="20"/>
                  <w:u w:val="single"/>
                  <w:rtl w:val="0"/>
                </w:rPr>
                <w:t xml:space="preserve">https://www.youtube.com/watch?v=g7nLMKAMVVQ&amp;ab_channel=informativos</w:t>
              </w:r>
            </w:hyperlink>
            <w:r w:rsidDel="00000000" w:rsidR="00000000" w:rsidRPr="00000000">
              <w:rPr>
                <w:rtl w:val="0"/>
              </w:rPr>
            </w:r>
          </w:p>
        </w:tc>
      </w:tr>
      <w:tr>
        <w:trPr>
          <w:cantSplit w:val="0"/>
          <w:trHeight w:val="366" w:hRule="atLeast"/>
          <w:tblHeader w:val="0"/>
        </w:trPr>
        <w:tc>
          <w:tcPr/>
          <w:p w:rsidR="00000000" w:rsidDel="00000000" w:rsidP="00000000" w:rsidRDefault="00000000" w:rsidRPr="00000000" w14:paraId="00000487">
            <w:pPr>
              <w:pStyle w:val="Heading1"/>
              <w:spacing w:after="0" w:before="0" w:line="276" w:lineRule="auto"/>
              <w:rPr>
                <w:sz w:val="20"/>
                <w:szCs w:val="20"/>
              </w:rPr>
            </w:pPr>
            <w:r w:rsidDel="00000000" w:rsidR="00000000" w:rsidRPr="00000000">
              <w:rPr>
                <w:sz w:val="20"/>
                <w:szCs w:val="20"/>
                <w:rtl w:val="0"/>
              </w:rPr>
              <w:t xml:space="preserve">CONFECCIÓN DE PRENDAS DE VESTIR</w:t>
            </w:r>
          </w:p>
        </w:tc>
        <w:tc>
          <w:tcPr>
            <w:tcMar>
              <w:top w:w="100.0" w:type="dxa"/>
              <w:left w:w="100.0" w:type="dxa"/>
              <w:bottom w:w="100.0" w:type="dxa"/>
              <w:right w:w="100.0" w:type="dxa"/>
            </w:tcMar>
          </w:tcPr>
          <w:p w:rsidR="00000000" w:rsidDel="00000000" w:rsidP="00000000" w:rsidRDefault="00000000" w:rsidRPr="00000000" w14:paraId="00000488">
            <w:pPr>
              <w:spacing w:line="276" w:lineRule="auto"/>
              <w:rPr>
                <w:sz w:val="20"/>
                <w:szCs w:val="20"/>
              </w:rPr>
            </w:pPr>
            <w:r w:rsidDel="00000000" w:rsidR="00000000" w:rsidRPr="00000000">
              <w:rPr>
                <w:sz w:val="20"/>
                <w:szCs w:val="20"/>
                <w:rtl w:val="0"/>
              </w:rPr>
              <w:t xml:space="preserve">Informativos.  (2012).  Ensamble de camisa. [video]. Youtube.</w:t>
            </w:r>
          </w:p>
          <w:p w:rsidR="00000000" w:rsidDel="00000000" w:rsidP="00000000" w:rsidRDefault="00000000" w:rsidRPr="00000000" w14:paraId="00000489">
            <w:pPr>
              <w:spacing w:line="276" w:lineRule="auto"/>
              <w:rPr>
                <w:b w:val="0"/>
                <w:sz w:val="20"/>
                <w:szCs w:val="20"/>
              </w:rPr>
            </w:pPr>
            <w:hyperlink r:id="rId60">
              <w:r w:rsidDel="00000000" w:rsidR="00000000" w:rsidRPr="00000000">
                <w:rPr>
                  <w:color w:val="0000ff"/>
                  <w:sz w:val="20"/>
                  <w:szCs w:val="20"/>
                  <w:u w:val="single"/>
                  <w:rtl w:val="0"/>
                </w:rPr>
                <w:t xml:space="preserve">https://www.youtube.com/watch?v=xD1u53N8sWQ&amp;ab_channel=LaCosturadiy</w:t>
              </w:r>
            </w:hyperlink>
            <w:r w:rsidDel="00000000" w:rsidR="00000000" w:rsidRPr="00000000">
              <w:rPr>
                <w:rtl w:val="0"/>
              </w:rPr>
            </w:r>
          </w:p>
          <w:p w:rsidR="00000000" w:rsidDel="00000000" w:rsidP="00000000" w:rsidRDefault="00000000" w:rsidRPr="00000000" w14:paraId="0000048A">
            <w:pPr>
              <w:spacing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8B">
            <w:pPr>
              <w:spacing w:line="276" w:lineRule="auto"/>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8C">
            <w:pPr>
              <w:spacing w:line="276" w:lineRule="auto"/>
              <w:rPr>
                <w:b w:val="0"/>
                <w:sz w:val="20"/>
                <w:szCs w:val="20"/>
              </w:rPr>
            </w:pPr>
            <w:hyperlink r:id="rId61">
              <w:r w:rsidDel="00000000" w:rsidR="00000000" w:rsidRPr="00000000">
                <w:rPr>
                  <w:color w:val="0000ff"/>
                  <w:sz w:val="20"/>
                  <w:szCs w:val="20"/>
                  <w:u w:val="single"/>
                  <w:rtl w:val="0"/>
                </w:rPr>
                <w:t xml:space="preserve">https://www.youtube.com/watch?v=xD1u53N8sWQ&amp;ab_channel=LaCosturadiy</w:t>
              </w:r>
            </w:hyperlink>
            <w:r w:rsidDel="00000000" w:rsidR="00000000" w:rsidRPr="00000000">
              <w:rPr>
                <w:rtl w:val="0"/>
              </w:rPr>
            </w:r>
          </w:p>
          <w:p w:rsidR="00000000" w:rsidDel="00000000" w:rsidP="00000000" w:rsidRDefault="00000000" w:rsidRPr="00000000" w14:paraId="0000048D">
            <w:pPr>
              <w:spacing w:line="276" w:lineRule="auto"/>
              <w:rPr/>
            </w:pPr>
            <w:r w:rsidDel="00000000" w:rsidR="00000000" w:rsidRPr="00000000">
              <w:rPr>
                <w:rtl w:val="0"/>
              </w:rPr>
            </w:r>
          </w:p>
        </w:tc>
      </w:tr>
      <w:tr>
        <w:trPr>
          <w:cantSplit w:val="0"/>
          <w:trHeight w:val="366" w:hRule="atLeast"/>
          <w:tblHeader w:val="0"/>
        </w:trPr>
        <w:tc>
          <w:tcPr/>
          <w:p w:rsidR="00000000" w:rsidDel="00000000" w:rsidP="00000000" w:rsidRDefault="00000000" w:rsidRPr="00000000" w14:paraId="0000048E">
            <w:pPr>
              <w:pStyle w:val="Heading1"/>
              <w:spacing w:after="0" w:before="0" w:line="276" w:lineRule="auto"/>
              <w:rPr>
                <w:sz w:val="20"/>
                <w:szCs w:val="20"/>
              </w:rPr>
            </w:pPr>
            <w:bookmarkStart w:colFirst="0" w:colLast="0" w:name="_heading=h.vtdvie6c0hzl" w:id="36"/>
            <w:bookmarkEnd w:id="36"/>
            <w:r w:rsidDel="00000000" w:rsidR="00000000" w:rsidRPr="00000000">
              <w:rPr>
                <w:sz w:val="20"/>
                <w:szCs w:val="20"/>
                <w:rtl w:val="0"/>
              </w:rPr>
              <w:t xml:space="preserve">CONFECCIÓN DE PRENDAS DE VESTIR</w:t>
            </w:r>
          </w:p>
        </w:tc>
        <w:tc>
          <w:tcPr>
            <w:tcMar>
              <w:top w:w="100.0" w:type="dxa"/>
              <w:left w:w="100.0" w:type="dxa"/>
              <w:bottom w:w="100.0" w:type="dxa"/>
              <w:right w:w="100.0" w:type="dxa"/>
            </w:tcMar>
          </w:tcPr>
          <w:p w:rsidR="00000000" w:rsidDel="00000000" w:rsidP="00000000" w:rsidRDefault="00000000" w:rsidRPr="00000000" w14:paraId="0000048F">
            <w:pPr>
              <w:spacing w:line="276" w:lineRule="auto"/>
              <w:rPr>
                <w:sz w:val="20"/>
                <w:szCs w:val="20"/>
              </w:rPr>
            </w:pPr>
            <w:r w:rsidDel="00000000" w:rsidR="00000000" w:rsidRPr="00000000">
              <w:rPr>
                <w:sz w:val="20"/>
                <w:szCs w:val="20"/>
                <w:rtl w:val="0"/>
              </w:rPr>
              <w:t xml:space="preserve">Gutiérrez, B.  (2019).  Confección de pantalón para caballero.  [video]. Youtube. </w:t>
            </w:r>
            <w:hyperlink r:id="rId62">
              <w:r w:rsidDel="00000000" w:rsidR="00000000" w:rsidRPr="00000000">
                <w:rPr>
                  <w:color w:val="0000ff"/>
                  <w:sz w:val="20"/>
                  <w:szCs w:val="20"/>
                  <w:u w:val="single"/>
                  <w:rtl w:val="0"/>
                </w:rPr>
                <w:t xml:space="preserve">https://www.youtube.com/watch?app=desktop&amp;v=NHtzg2UrKHs</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490">
            <w:pPr>
              <w:spacing w:line="276" w:lineRule="auto"/>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491">
            <w:pPr>
              <w:spacing w:line="276" w:lineRule="auto"/>
              <w:rPr>
                <w:sz w:val="20"/>
                <w:szCs w:val="20"/>
              </w:rPr>
            </w:pPr>
            <w:hyperlink r:id="rId63">
              <w:r w:rsidDel="00000000" w:rsidR="00000000" w:rsidRPr="00000000">
                <w:rPr>
                  <w:color w:val="0000ff"/>
                  <w:sz w:val="20"/>
                  <w:szCs w:val="20"/>
                  <w:u w:val="single"/>
                  <w:rtl w:val="0"/>
                </w:rPr>
                <w:t xml:space="preserve">https://www.youtube.com/watch?app=desktop&amp;v=NHtzg2UrKHs</w:t>
              </w:r>
            </w:hyperlink>
            <w:r w:rsidDel="00000000" w:rsidR="00000000" w:rsidRPr="00000000">
              <w:rPr>
                <w:rtl w:val="0"/>
              </w:rPr>
            </w:r>
          </w:p>
        </w:tc>
      </w:tr>
      <w:tr>
        <w:trPr>
          <w:cantSplit w:val="0"/>
          <w:trHeight w:val="366" w:hRule="atLeast"/>
          <w:tblHeader w:val="0"/>
        </w:trPr>
        <w:tc>
          <w:tcPr/>
          <w:p w:rsidR="00000000" w:rsidDel="00000000" w:rsidP="00000000" w:rsidRDefault="00000000" w:rsidRPr="00000000" w14:paraId="00000492">
            <w:pPr>
              <w:tabs>
                <w:tab w:val="right" w:pos="9962"/>
              </w:tabs>
              <w:spacing w:line="276" w:lineRule="auto"/>
              <w:rPr>
                <w:sz w:val="20"/>
                <w:szCs w:val="20"/>
              </w:rPr>
            </w:pPr>
            <w:hyperlink w:anchor="_heading=h.1ksv4uv">
              <w:r w:rsidDel="00000000" w:rsidR="00000000" w:rsidRPr="00000000">
                <w:rPr>
                  <w:sz w:val="20"/>
                  <w:szCs w:val="20"/>
                  <w:rtl w:val="0"/>
                </w:rPr>
                <w:t xml:space="preserve">CONTROL DE CALIDAD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93">
            <w:pPr>
              <w:spacing w:line="276" w:lineRule="auto"/>
              <w:rPr>
                <w:sz w:val="20"/>
                <w:szCs w:val="20"/>
              </w:rPr>
            </w:pPr>
            <w:r w:rsidDel="00000000" w:rsidR="00000000" w:rsidRPr="00000000">
              <w:rPr>
                <w:color w:val="000000"/>
                <w:sz w:val="20"/>
                <w:szCs w:val="20"/>
                <w:rtl w:val="0"/>
              </w:rPr>
              <w:t xml:space="preserve">ISO, Sistema de </w:t>
            </w:r>
            <w:r w:rsidDel="00000000" w:rsidR="00000000" w:rsidRPr="00000000">
              <w:rPr>
                <w:sz w:val="20"/>
                <w:szCs w:val="20"/>
                <w:rtl w:val="0"/>
              </w:rPr>
              <w:t xml:space="preserve">Gestión</w:t>
            </w:r>
            <w:r w:rsidDel="00000000" w:rsidR="00000000" w:rsidRPr="00000000">
              <w:rPr>
                <w:color w:val="000000"/>
                <w:sz w:val="20"/>
                <w:szCs w:val="20"/>
                <w:rtl w:val="0"/>
              </w:rPr>
              <w:t xml:space="preserve"> de Calidad 9001:2015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94">
            <w:pPr>
              <w:spacing w:line="276" w:lineRule="auto"/>
              <w:rPr>
                <w:sz w:val="20"/>
                <w:szCs w:val="20"/>
              </w:rPr>
            </w:pPr>
            <w:r w:rsidDel="00000000" w:rsidR="00000000" w:rsidRPr="00000000">
              <w:rPr>
                <w:sz w:val="20"/>
                <w:szCs w:val="20"/>
                <w:rtl w:val="0"/>
              </w:rPr>
              <w:t xml:space="preserve">Norma</w:t>
            </w:r>
          </w:p>
        </w:tc>
        <w:tc>
          <w:tcPr>
            <w:tcMar>
              <w:top w:w="100.0" w:type="dxa"/>
              <w:left w:w="100.0" w:type="dxa"/>
              <w:bottom w:w="100.0" w:type="dxa"/>
              <w:right w:w="100.0" w:type="dxa"/>
            </w:tcMar>
          </w:tcPr>
          <w:p w:rsidR="00000000" w:rsidDel="00000000" w:rsidP="00000000" w:rsidRDefault="00000000" w:rsidRPr="00000000" w14:paraId="00000495">
            <w:pPr>
              <w:spacing w:line="276" w:lineRule="auto"/>
              <w:rPr>
                <w:sz w:val="20"/>
                <w:szCs w:val="20"/>
              </w:rPr>
            </w:pPr>
            <w:hyperlink r:id="rId64">
              <w:r w:rsidDel="00000000" w:rsidR="00000000" w:rsidRPr="00000000">
                <w:rPr>
                  <w:color w:val="0000ff"/>
                  <w:sz w:val="20"/>
                  <w:szCs w:val="20"/>
                  <w:u w:val="single"/>
                  <w:rtl w:val="0"/>
                </w:rPr>
                <w:t xml:space="preserve">https://www.iso.org/obp/ui/#iso:std:iso:9001:ed-5:v1:es</w:t>
              </w:r>
            </w:hyperlink>
            <w:r w:rsidDel="00000000" w:rsidR="00000000" w:rsidRPr="00000000">
              <w:rPr>
                <w:rtl w:val="0"/>
              </w:rPr>
            </w:r>
          </w:p>
        </w:tc>
      </w:tr>
    </w:tbl>
    <w:p w:rsidR="00000000" w:rsidDel="00000000" w:rsidP="00000000" w:rsidRDefault="00000000" w:rsidRPr="00000000" w14:paraId="00000496">
      <w:pPr>
        <w:pBdr>
          <w:top w:space="0" w:sz="0" w:val="nil"/>
          <w:left w:space="0" w:sz="0" w:val="nil"/>
          <w:bottom w:space="0" w:sz="0" w:val="nil"/>
          <w:right w:space="0" w:sz="0" w:val="nil"/>
          <w:between w:space="0" w:sz="0" w:val="nil"/>
        </w:pBdr>
        <w:spacing w:line="360" w:lineRule="auto"/>
        <w:ind w:left="720" w:firstLine="0"/>
        <w:jc w:val="both"/>
        <w:rPr>
          <w:sz w:val="20"/>
          <w:szCs w:val="20"/>
        </w:rPr>
      </w:pPr>
      <w:r w:rsidDel="00000000" w:rsidR="00000000" w:rsidRPr="00000000">
        <w:rPr>
          <w:rtl w:val="0"/>
        </w:rPr>
      </w:r>
    </w:p>
    <w:p w:rsidR="00000000" w:rsidDel="00000000" w:rsidP="00000000" w:rsidRDefault="00000000" w:rsidRPr="00000000" w14:paraId="00000497">
      <w:pPr>
        <w:numPr>
          <w:ilvl w:val="0"/>
          <w:numId w:val="6"/>
        </w:numPr>
        <w:pBdr>
          <w:top w:space="0" w:sz="0" w:val="nil"/>
          <w:left w:space="0" w:sz="0" w:val="nil"/>
          <w:bottom w:space="0" w:sz="0" w:val="nil"/>
          <w:right w:space="0" w:sz="0" w:val="nil"/>
          <w:between w:space="0" w:sz="0" w:val="nil"/>
        </w:pBdr>
        <w:spacing w:line="360" w:lineRule="auto"/>
        <w:ind w:left="284" w:hanging="284"/>
        <w:jc w:val="both"/>
        <w:rPr>
          <w:b w:val="1"/>
          <w:sz w:val="20"/>
          <w:szCs w:val="20"/>
        </w:rPr>
      </w:pPr>
      <w:r w:rsidDel="00000000" w:rsidR="00000000" w:rsidRPr="00000000">
        <w:rPr>
          <w:b w:val="1"/>
          <w:sz w:val="20"/>
          <w:szCs w:val="20"/>
          <w:rtl w:val="0"/>
        </w:rPr>
        <w:t xml:space="preserve">GLOSARIO: </w:t>
      </w:r>
    </w:p>
    <w:p w:rsidR="00000000" w:rsidDel="00000000" w:rsidP="00000000" w:rsidRDefault="00000000" w:rsidRPr="00000000" w14:paraId="00000498">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tbl>
      <w:tblPr>
        <w:tblStyle w:val="Table39"/>
        <w:tblW w:w="99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7665"/>
        <w:tblGridChange w:id="0">
          <w:tblGrid>
            <w:gridCol w:w="2265"/>
            <w:gridCol w:w="766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499">
            <w:pPr>
              <w:spacing w:line="360" w:lineRule="auto"/>
              <w:jc w:val="center"/>
              <w:rPr>
                <w:sz w:val="20"/>
                <w:szCs w:val="20"/>
              </w:rPr>
            </w:pPr>
            <w:r w:rsidDel="00000000" w:rsidR="00000000" w:rsidRPr="00000000">
              <w:rPr>
                <w:sz w:val="20"/>
                <w:szCs w:val="20"/>
                <w:rtl w:val="0"/>
              </w:rPr>
              <w:t xml:space="preserve">TÉRMINO</w:t>
            </w:r>
          </w:p>
        </w:tc>
        <w:tc>
          <w:tcPr>
            <w:tcBorders>
              <w:top w:color="000000" w:space="0" w:sz="8" w:val="single"/>
              <w:left w:color="000000" w:space="0" w:sz="0" w:val="nil"/>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49A">
            <w:pPr>
              <w:spacing w:line="360" w:lineRule="auto"/>
              <w:jc w:val="center"/>
              <w:rPr>
                <w:sz w:val="20"/>
                <w:szCs w:val="20"/>
              </w:rPr>
            </w:pPr>
            <w:r w:rsidDel="00000000" w:rsidR="00000000" w:rsidRPr="00000000">
              <w:rPr>
                <w:sz w:val="20"/>
                <w:szCs w:val="20"/>
                <w:rtl w:val="0"/>
              </w:rPr>
              <w:t xml:space="preserve">SIGNIFICADO</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B">
            <w:pPr>
              <w:spacing w:line="360" w:lineRule="auto"/>
              <w:jc w:val="both"/>
              <w:rPr>
                <w:sz w:val="20"/>
                <w:szCs w:val="20"/>
              </w:rPr>
            </w:pPr>
            <w:r w:rsidDel="00000000" w:rsidR="00000000" w:rsidRPr="00000000">
              <w:rPr>
                <w:sz w:val="20"/>
                <w:szCs w:val="20"/>
                <w:rtl w:val="0"/>
              </w:rPr>
              <w:t xml:space="preserve">Alfileres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C">
            <w:pPr>
              <w:spacing w:line="360" w:lineRule="auto"/>
              <w:jc w:val="both"/>
              <w:rPr>
                <w:sz w:val="20"/>
                <w:szCs w:val="20"/>
              </w:rPr>
            </w:pPr>
            <w:r w:rsidDel="00000000" w:rsidR="00000000" w:rsidRPr="00000000">
              <w:rPr>
                <w:sz w:val="20"/>
                <w:szCs w:val="20"/>
                <w:rtl w:val="0"/>
              </w:rPr>
              <w:t xml:space="preserve">Elementos utilizados para sostener prendas en el proceso de elaboración de prendas</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D">
            <w:pPr>
              <w:spacing w:line="360" w:lineRule="auto"/>
              <w:jc w:val="both"/>
              <w:rPr>
                <w:sz w:val="20"/>
                <w:szCs w:val="20"/>
              </w:rPr>
            </w:pPr>
            <w:r w:rsidDel="00000000" w:rsidR="00000000" w:rsidRPr="00000000">
              <w:rPr>
                <w:sz w:val="20"/>
                <w:szCs w:val="20"/>
                <w:rtl w:val="0"/>
              </w:rPr>
              <w:t xml:space="preserve">Atributos del producto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E">
            <w:pPr>
              <w:spacing w:line="360" w:lineRule="auto"/>
              <w:jc w:val="both"/>
              <w:rPr>
                <w:sz w:val="20"/>
                <w:szCs w:val="20"/>
              </w:rPr>
            </w:pPr>
            <w:r w:rsidDel="00000000" w:rsidR="00000000" w:rsidRPr="00000000">
              <w:rPr>
                <w:sz w:val="20"/>
                <w:szCs w:val="20"/>
                <w:rtl w:val="0"/>
              </w:rPr>
              <w:t xml:space="preserve">Son las cualidades o características del producto como color, tamaño.</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F">
            <w:pPr>
              <w:spacing w:line="360" w:lineRule="auto"/>
              <w:jc w:val="both"/>
              <w:rPr>
                <w:sz w:val="20"/>
                <w:szCs w:val="20"/>
              </w:rPr>
            </w:pPr>
            <w:r w:rsidDel="00000000" w:rsidR="00000000" w:rsidRPr="00000000">
              <w:rPr>
                <w:sz w:val="20"/>
                <w:szCs w:val="20"/>
                <w:rtl w:val="0"/>
              </w:rPr>
              <w:t xml:space="preserve">Crin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0">
            <w:pPr>
              <w:spacing w:line="360" w:lineRule="auto"/>
              <w:jc w:val="both"/>
              <w:rPr>
                <w:sz w:val="20"/>
                <w:szCs w:val="20"/>
              </w:rPr>
            </w:pPr>
            <w:r w:rsidDel="00000000" w:rsidR="00000000" w:rsidRPr="00000000">
              <w:rPr>
                <w:sz w:val="20"/>
                <w:szCs w:val="20"/>
                <w:rtl w:val="0"/>
              </w:rPr>
              <w:t xml:space="preserve">Insumo para la confección de prendas y accesorios, en algunos casos ayudan a dar soporte a las prendas, esto siempre dependerá de su uso.</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1">
            <w:pPr>
              <w:spacing w:line="360" w:lineRule="auto"/>
              <w:jc w:val="both"/>
              <w:rPr>
                <w:sz w:val="20"/>
                <w:szCs w:val="20"/>
              </w:rPr>
            </w:pPr>
            <w:r w:rsidDel="00000000" w:rsidR="00000000" w:rsidRPr="00000000">
              <w:rPr>
                <w:sz w:val="20"/>
                <w:szCs w:val="20"/>
                <w:rtl w:val="0"/>
              </w:rPr>
              <w:t xml:space="preserve">Defecto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2">
            <w:pPr>
              <w:spacing w:line="360" w:lineRule="auto"/>
              <w:jc w:val="both"/>
              <w:rPr>
                <w:sz w:val="20"/>
                <w:szCs w:val="20"/>
              </w:rPr>
            </w:pPr>
            <w:r w:rsidDel="00000000" w:rsidR="00000000" w:rsidRPr="00000000">
              <w:rPr>
                <w:sz w:val="20"/>
                <w:szCs w:val="20"/>
                <w:rtl w:val="0"/>
              </w:rPr>
              <w:t xml:space="preserve">Es una no conformidad en características requeridas por el cliente o una norma y que causa incumplimiento del requisito y por tanto insatisfacción del cliente.</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3">
            <w:pPr>
              <w:spacing w:line="360" w:lineRule="auto"/>
              <w:jc w:val="both"/>
              <w:rPr>
                <w:sz w:val="20"/>
                <w:szCs w:val="20"/>
              </w:rPr>
            </w:pPr>
            <w:r w:rsidDel="00000000" w:rsidR="00000000" w:rsidRPr="00000000">
              <w:rPr>
                <w:sz w:val="20"/>
                <w:szCs w:val="20"/>
                <w:rtl w:val="0"/>
              </w:rPr>
              <w:t xml:space="preserve">Ergonomía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4">
            <w:pPr>
              <w:spacing w:line="360" w:lineRule="auto"/>
              <w:jc w:val="both"/>
              <w:rPr>
                <w:sz w:val="20"/>
                <w:szCs w:val="20"/>
              </w:rPr>
            </w:pPr>
            <w:r w:rsidDel="00000000" w:rsidR="00000000" w:rsidRPr="00000000">
              <w:rPr>
                <w:sz w:val="20"/>
                <w:szCs w:val="20"/>
                <w:rtl w:val="0"/>
              </w:rPr>
              <w:t xml:space="preserve">Disciplina que estudia las interacciones del ser humano con su entorno, reúne información que permitan medir desempeño y optimización, buscando el bienestar de las personas</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5">
            <w:pPr>
              <w:spacing w:line="360" w:lineRule="auto"/>
              <w:jc w:val="both"/>
              <w:rPr>
                <w:sz w:val="20"/>
                <w:szCs w:val="20"/>
              </w:rPr>
            </w:pPr>
            <w:r w:rsidDel="00000000" w:rsidR="00000000" w:rsidRPr="00000000">
              <w:rPr>
                <w:sz w:val="20"/>
                <w:szCs w:val="20"/>
                <w:rtl w:val="0"/>
              </w:rPr>
              <w:t xml:space="preserve">Goma o caucho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6">
            <w:pPr>
              <w:spacing w:line="360" w:lineRule="auto"/>
              <w:jc w:val="both"/>
              <w:rPr>
                <w:sz w:val="20"/>
                <w:szCs w:val="20"/>
              </w:rPr>
            </w:pPr>
            <w:r w:rsidDel="00000000" w:rsidR="00000000" w:rsidRPr="00000000">
              <w:rPr>
                <w:sz w:val="20"/>
                <w:szCs w:val="20"/>
                <w:rtl w:val="0"/>
              </w:rPr>
              <w:t xml:space="preserve">Elemento elástico utilizado para la elaboración de cinturillas o en partes que impliquen el recogido para que sea adaptable al cuerpo.</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7">
            <w:pPr>
              <w:spacing w:line="360" w:lineRule="auto"/>
              <w:jc w:val="both"/>
              <w:rPr>
                <w:sz w:val="20"/>
                <w:szCs w:val="20"/>
              </w:rPr>
            </w:pPr>
            <w:r w:rsidDel="00000000" w:rsidR="00000000" w:rsidRPr="00000000">
              <w:rPr>
                <w:sz w:val="20"/>
                <w:szCs w:val="20"/>
                <w:rtl w:val="0"/>
              </w:rPr>
              <w:t xml:space="preserve">Hilvanar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8">
            <w:pPr>
              <w:spacing w:line="360" w:lineRule="auto"/>
              <w:jc w:val="both"/>
              <w:rPr>
                <w:sz w:val="20"/>
                <w:szCs w:val="20"/>
              </w:rPr>
            </w:pPr>
            <w:r w:rsidDel="00000000" w:rsidR="00000000" w:rsidRPr="00000000">
              <w:rPr>
                <w:sz w:val="20"/>
                <w:szCs w:val="20"/>
                <w:rtl w:val="0"/>
              </w:rPr>
              <w:t xml:space="preserve">Cosido manual empleado en diversas técnicas de tejido de acuerdo al proceso empleado en confección de prendas</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9">
            <w:pPr>
              <w:spacing w:line="360" w:lineRule="auto"/>
              <w:jc w:val="both"/>
              <w:rPr>
                <w:sz w:val="20"/>
                <w:szCs w:val="20"/>
              </w:rPr>
            </w:pPr>
            <w:r w:rsidDel="00000000" w:rsidR="00000000" w:rsidRPr="00000000">
              <w:rPr>
                <w:sz w:val="20"/>
                <w:szCs w:val="20"/>
                <w:rtl w:val="0"/>
              </w:rPr>
              <w:t xml:space="preserve">ISO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A">
            <w:pPr>
              <w:spacing w:line="360" w:lineRule="auto"/>
              <w:jc w:val="both"/>
              <w:rPr>
                <w:sz w:val="20"/>
                <w:szCs w:val="20"/>
              </w:rPr>
            </w:pPr>
            <w:r w:rsidDel="00000000" w:rsidR="00000000" w:rsidRPr="00000000">
              <w:rPr>
                <w:sz w:val="20"/>
                <w:szCs w:val="20"/>
                <w:rtl w:val="0"/>
              </w:rPr>
              <w:t xml:space="preserve">Organización Internacional de Estandarización, ubicada en Ginebra Suiza y tiene presencia en 193 países. Promueve y desarrolla normas para estandarizar productos y servicios.</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B">
            <w:pPr>
              <w:spacing w:line="360" w:lineRule="auto"/>
              <w:jc w:val="both"/>
              <w:rPr>
                <w:sz w:val="20"/>
                <w:szCs w:val="20"/>
              </w:rPr>
            </w:pPr>
            <w:r w:rsidDel="00000000" w:rsidR="00000000" w:rsidRPr="00000000">
              <w:rPr>
                <w:sz w:val="20"/>
                <w:szCs w:val="20"/>
                <w:rtl w:val="0"/>
              </w:rPr>
              <w:t xml:space="preserve">Lote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C">
            <w:pPr>
              <w:spacing w:line="360" w:lineRule="auto"/>
              <w:jc w:val="both"/>
              <w:rPr>
                <w:sz w:val="20"/>
                <w:szCs w:val="20"/>
              </w:rPr>
            </w:pPr>
            <w:r w:rsidDel="00000000" w:rsidR="00000000" w:rsidRPr="00000000">
              <w:rPr>
                <w:sz w:val="20"/>
                <w:szCs w:val="20"/>
                <w:rtl w:val="0"/>
              </w:rPr>
              <w:t xml:space="preserve">Número establecido de una producción, las cuales tienen características comunes y se agrupan dependiendo de un objetivo determinado.</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D">
            <w:pPr>
              <w:spacing w:line="360" w:lineRule="auto"/>
              <w:jc w:val="both"/>
              <w:rPr>
                <w:sz w:val="20"/>
                <w:szCs w:val="20"/>
              </w:rPr>
            </w:pPr>
            <w:r w:rsidDel="00000000" w:rsidR="00000000" w:rsidRPr="00000000">
              <w:rPr>
                <w:sz w:val="20"/>
                <w:szCs w:val="20"/>
                <w:rtl w:val="0"/>
              </w:rPr>
              <w:t xml:space="preserve">Mariposa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E">
            <w:pPr>
              <w:spacing w:line="360" w:lineRule="auto"/>
              <w:jc w:val="both"/>
              <w:rPr>
                <w:sz w:val="20"/>
                <w:szCs w:val="20"/>
              </w:rPr>
            </w:pPr>
            <w:r w:rsidDel="00000000" w:rsidR="00000000" w:rsidRPr="00000000">
              <w:rPr>
                <w:sz w:val="20"/>
                <w:szCs w:val="20"/>
                <w:rtl w:val="0"/>
              </w:rPr>
              <w:t xml:space="preserve">Pieza del panty ubicada entre el tiro y la entrepierna para proteger y dar comodidad en la parte íntima femenina.</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F">
            <w:pPr>
              <w:spacing w:line="360" w:lineRule="auto"/>
              <w:jc w:val="both"/>
              <w:rPr>
                <w:sz w:val="20"/>
                <w:szCs w:val="20"/>
              </w:rPr>
            </w:pPr>
            <w:r w:rsidDel="00000000" w:rsidR="00000000" w:rsidRPr="00000000">
              <w:rPr>
                <w:sz w:val="20"/>
                <w:szCs w:val="20"/>
                <w:rtl w:val="0"/>
              </w:rPr>
              <w:t xml:space="preserve">Pedal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0">
            <w:pPr>
              <w:spacing w:line="360" w:lineRule="auto"/>
              <w:jc w:val="both"/>
              <w:rPr>
                <w:sz w:val="20"/>
                <w:szCs w:val="20"/>
              </w:rPr>
            </w:pPr>
            <w:r w:rsidDel="00000000" w:rsidR="00000000" w:rsidRPr="00000000">
              <w:rPr>
                <w:sz w:val="20"/>
                <w:szCs w:val="20"/>
                <w:rtl w:val="0"/>
              </w:rPr>
              <w:t xml:space="preserve">Elemento que forma parte de las máquinas de coser prendas, su función es permitir el funcionamiento de la máquina con la ayuda del motor.</w:t>
            </w:r>
          </w:p>
        </w:tc>
      </w:tr>
      <w:tr>
        <w:trPr>
          <w:cantSplit w:val="0"/>
          <w:trHeight w:val="11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1">
            <w:pPr>
              <w:spacing w:line="360" w:lineRule="auto"/>
              <w:jc w:val="both"/>
              <w:rPr>
                <w:sz w:val="20"/>
                <w:szCs w:val="20"/>
              </w:rPr>
            </w:pPr>
            <w:r w:rsidDel="00000000" w:rsidR="00000000" w:rsidRPr="00000000">
              <w:rPr>
                <w:sz w:val="20"/>
                <w:szCs w:val="20"/>
                <w:rtl w:val="0"/>
              </w:rPr>
              <w:t xml:space="preserve">Punto de control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2">
            <w:pPr>
              <w:spacing w:line="360" w:lineRule="auto"/>
              <w:jc w:val="both"/>
              <w:rPr>
                <w:sz w:val="20"/>
                <w:szCs w:val="20"/>
              </w:rPr>
            </w:pPr>
            <w:r w:rsidDel="00000000" w:rsidR="00000000" w:rsidRPr="00000000">
              <w:rPr>
                <w:sz w:val="20"/>
                <w:szCs w:val="20"/>
                <w:rtl w:val="0"/>
              </w:rPr>
              <w:t xml:space="preserve">Son determinados con la metodología del árbol de decisión. Son las operaciones, fases o procesos que requieren realizar inspecciones para controlar la ocurrencia de defectos, lo cual es una medida preventiva.</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3">
            <w:pPr>
              <w:spacing w:line="360" w:lineRule="auto"/>
              <w:jc w:val="both"/>
              <w:rPr>
                <w:sz w:val="20"/>
                <w:szCs w:val="20"/>
              </w:rPr>
            </w:pPr>
            <w:r w:rsidDel="00000000" w:rsidR="00000000" w:rsidRPr="00000000">
              <w:rPr>
                <w:sz w:val="20"/>
                <w:szCs w:val="20"/>
                <w:rtl w:val="0"/>
              </w:rPr>
              <w:t xml:space="preserve">Punto de control crítico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4">
            <w:pPr>
              <w:spacing w:line="360" w:lineRule="auto"/>
              <w:jc w:val="both"/>
              <w:rPr>
                <w:sz w:val="20"/>
                <w:szCs w:val="20"/>
              </w:rPr>
            </w:pPr>
            <w:r w:rsidDel="00000000" w:rsidR="00000000" w:rsidRPr="00000000">
              <w:rPr>
                <w:sz w:val="20"/>
                <w:szCs w:val="20"/>
                <w:rtl w:val="0"/>
              </w:rPr>
              <w:t xml:space="preserve">Operaciones, fases o procesos que requiere de riguroso control debido a que representa alto riesgo de presentar defectos y por tanto no cumplir con los requisitos.</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5">
            <w:pPr>
              <w:spacing w:line="360" w:lineRule="auto"/>
              <w:jc w:val="both"/>
              <w:rPr>
                <w:sz w:val="20"/>
                <w:szCs w:val="20"/>
              </w:rPr>
            </w:pPr>
            <w:r w:rsidDel="00000000" w:rsidR="00000000" w:rsidRPr="00000000">
              <w:rPr>
                <w:sz w:val="20"/>
                <w:szCs w:val="20"/>
                <w:rtl w:val="0"/>
              </w:rPr>
              <w:t xml:space="preserve">Sigma (σ)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6">
            <w:pPr>
              <w:spacing w:line="360" w:lineRule="auto"/>
              <w:jc w:val="both"/>
              <w:rPr>
                <w:sz w:val="20"/>
                <w:szCs w:val="20"/>
              </w:rPr>
            </w:pPr>
            <w:r w:rsidDel="00000000" w:rsidR="00000000" w:rsidRPr="00000000">
              <w:rPr>
                <w:sz w:val="20"/>
                <w:szCs w:val="20"/>
                <w:rtl w:val="0"/>
              </w:rPr>
              <w:t xml:space="preserve">Es una letra del alfabeto griego, utilizada en representar la desviación estándar (unidad estadística de medición), representa la dispersión o variabilidad de un conjunto de datos.</w:t>
            </w:r>
          </w:p>
        </w:tc>
      </w:tr>
      <w:tr>
        <w:trPr>
          <w:cantSplit w:val="0"/>
          <w:trHeight w:val="92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7">
            <w:pPr>
              <w:spacing w:line="360" w:lineRule="auto"/>
              <w:jc w:val="both"/>
              <w:rPr>
                <w:sz w:val="20"/>
                <w:szCs w:val="20"/>
              </w:rPr>
            </w:pPr>
            <w:r w:rsidDel="00000000" w:rsidR="00000000" w:rsidRPr="00000000">
              <w:rPr>
                <w:sz w:val="20"/>
                <w:szCs w:val="20"/>
                <w:rtl w:val="0"/>
              </w:rPr>
              <w:t xml:space="preserve">Variables de calidad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8">
            <w:pPr>
              <w:spacing w:line="360" w:lineRule="auto"/>
              <w:jc w:val="both"/>
              <w:rPr>
                <w:sz w:val="20"/>
                <w:szCs w:val="20"/>
              </w:rPr>
            </w:pPr>
            <w:r w:rsidDel="00000000" w:rsidR="00000000" w:rsidRPr="00000000">
              <w:rPr>
                <w:sz w:val="20"/>
                <w:szCs w:val="20"/>
                <w:rtl w:val="0"/>
              </w:rPr>
              <w:t xml:space="preserve">Cuantificación de las cualidades del producto. Ejemplo: carta de colores de la prenda.</w:t>
            </w:r>
          </w:p>
        </w:tc>
      </w:tr>
    </w:tbl>
    <w:p w:rsidR="00000000" w:rsidDel="00000000" w:rsidP="00000000" w:rsidRDefault="00000000" w:rsidRPr="00000000" w14:paraId="000004B9">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4BA">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4BB">
      <w:pPr>
        <w:numPr>
          <w:ilvl w:val="0"/>
          <w:numId w:val="6"/>
        </w:numPr>
        <w:pBdr>
          <w:top w:space="0" w:sz="0" w:val="nil"/>
          <w:left w:space="0" w:sz="0" w:val="nil"/>
          <w:bottom w:space="0" w:sz="0" w:val="nil"/>
          <w:right w:space="0" w:sz="0" w:val="nil"/>
          <w:between w:space="0" w:sz="0" w:val="nil"/>
        </w:pBdr>
        <w:spacing w:line="360" w:lineRule="auto"/>
        <w:ind w:left="284" w:hanging="284"/>
        <w:jc w:val="both"/>
        <w:rPr>
          <w:b w:val="1"/>
          <w:sz w:val="20"/>
          <w:szCs w:val="20"/>
        </w:rPr>
      </w:pPr>
      <w:r w:rsidDel="00000000" w:rsidR="00000000" w:rsidRPr="00000000">
        <w:rPr>
          <w:b w:val="1"/>
          <w:sz w:val="20"/>
          <w:szCs w:val="20"/>
          <w:rtl w:val="0"/>
        </w:rPr>
        <w:t xml:space="preserve">Referencias bibliográficas</w:t>
      </w:r>
    </w:p>
    <w:p w:rsidR="00000000" w:rsidDel="00000000" w:rsidP="00000000" w:rsidRDefault="00000000" w:rsidRPr="00000000" w14:paraId="000004BC">
      <w:pPr>
        <w:spacing w:line="360" w:lineRule="auto"/>
        <w:rPr>
          <w:sz w:val="20"/>
          <w:szCs w:val="20"/>
        </w:rPr>
      </w:pPr>
      <w:r w:rsidDel="00000000" w:rsidR="00000000" w:rsidRPr="00000000">
        <w:rPr>
          <w:sz w:val="20"/>
          <w:szCs w:val="20"/>
          <w:rtl w:val="0"/>
        </w:rPr>
        <w:t xml:space="preserve">Cal y mayor (2021). </w:t>
      </w:r>
      <w:r w:rsidDel="00000000" w:rsidR="00000000" w:rsidRPr="00000000">
        <w:rPr>
          <w:i w:val="1"/>
          <w:sz w:val="20"/>
          <w:szCs w:val="20"/>
          <w:rtl w:val="0"/>
        </w:rPr>
        <w:t xml:space="preserve">El ciclo de Deming o ciclo de mejora continua</w:t>
      </w:r>
      <w:r w:rsidDel="00000000" w:rsidR="00000000" w:rsidRPr="00000000">
        <w:rPr>
          <w:sz w:val="20"/>
          <w:szCs w:val="20"/>
          <w:rtl w:val="0"/>
        </w:rPr>
        <w:t xml:space="preserve">. </w:t>
      </w:r>
      <w:hyperlink r:id="rId65">
        <w:r w:rsidDel="00000000" w:rsidR="00000000" w:rsidRPr="00000000">
          <w:rPr>
            <w:color w:val="0000ff"/>
            <w:sz w:val="20"/>
            <w:szCs w:val="20"/>
            <w:u w:val="single"/>
            <w:rtl w:val="0"/>
          </w:rPr>
          <w:t xml:space="preserve">http://www.calymayor.com.mx/induccionco/calidad_ciclo.html</w:t>
        </w:r>
      </w:hyperlink>
      <w:r w:rsidDel="00000000" w:rsidR="00000000" w:rsidRPr="00000000">
        <w:rPr>
          <w:sz w:val="20"/>
          <w:szCs w:val="20"/>
          <w:rtl w:val="0"/>
        </w:rPr>
        <w:t xml:space="preserve"> </w:t>
      </w:r>
    </w:p>
    <w:p w:rsidR="00000000" w:rsidDel="00000000" w:rsidP="00000000" w:rsidRDefault="00000000" w:rsidRPr="00000000" w14:paraId="000004BD">
      <w:pPr>
        <w:spacing w:line="360" w:lineRule="auto"/>
        <w:jc w:val="both"/>
        <w:rPr>
          <w:sz w:val="20"/>
          <w:szCs w:val="20"/>
        </w:rPr>
      </w:pPr>
      <w:r w:rsidDel="00000000" w:rsidR="00000000" w:rsidRPr="00000000">
        <w:rPr>
          <w:rtl w:val="0"/>
        </w:rPr>
      </w:r>
    </w:p>
    <w:p w:rsidR="00000000" w:rsidDel="00000000" w:rsidP="00000000" w:rsidRDefault="00000000" w:rsidRPr="00000000" w14:paraId="000004BE">
      <w:pPr>
        <w:spacing w:line="360" w:lineRule="auto"/>
        <w:jc w:val="both"/>
        <w:rPr>
          <w:sz w:val="20"/>
          <w:szCs w:val="20"/>
        </w:rPr>
      </w:pPr>
      <w:r w:rsidDel="00000000" w:rsidR="00000000" w:rsidRPr="00000000">
        <w:rPr>
          <w:rtl w:val="0"/>
        </w:rPr>
      </w:r>
    </w:p>
    <w:p w:rsidR="00000000" w:rsidDel="00000000" w:rsidP="00000000" w:rsidRDefault="00000000" w:rsidRPr="00000000" w14:paraId="000004BF">
      <w:pPr>
        <w:spacing w:line="360" w:lineRule="auto"/>
        <w:jc w:val="both"/>
        <w:rPr>
          <w:sz w:val="20"/>
          <w:szCs w:val="20"/>
        </w:rPr>
      </w:pPr>
      <w:r w:rsidDel="00000000" w:rsidR="00000000" w:rsidRPr="00000000">
        <w:rPr>
          <w:sz w:val="20"/>
          <w:szCs w:val="20"/>
          <w:rtl w:val="0"/>
        </w:rPr>
        <w:t xml:space="preserve">Calidad Aplicada a la Gestión Empresarial. (2018).</w:t>
      </w:r>
      <w:r w:rsidDel="00000000" w:rsidR="00000000" w:rsidRPr="00000000">
        <w:rPr>
          <w:b w:val="1"/>
          <w:sz w:val="20"/>
          <w:szCs w:val="20"/>
          <w:rtl w:val="0"/>
        </w:rPr>
        <w:t xml:space="preserve">     </w:t>
      </w:r>
      <w:hyperlink r:id="rId66">
        <w:r w:rsidDel="00000000" w:rsidR="00000000" w:rsidRPr="00000000">
          <w:rPr>
            <w:color w:val="0563c1"/>
            <w:sz w:val="20"/>
            <w:szCs w:val="20"/>
            <w:u w:val="single"/>
            <w:rtl w:val="0"/>
          </w:rPr>
          <w:t xml:space="preserve">http://calidadaplicagestionempresarial.blogspot.com/2018/11/tema-4-sistemas-de-calidad.html</w:t>
        </w:r>
      </w:hyperlink>
      <w:r w:rsidDel="00000000" w:rsidR="00000000" w:rsidRPr="00000000">
        <w:rPr>
          <w:rtl w:val="0"/>
        </w:rPr>
      </w:r>
    </w:p>
    <w:p w:rsidR="00000000" w:rsidDel="00000000" w:rsidP="00000000" w:rsidRDefault="00000000" w:rsidRPr="00000000" w14:paraId="000004C0">
      <w:pPr>
        <w:spacing w:line="360" w:lineRule="auto"/>
        <w:rPr>
          <w:sz w:val="20"/>
          <w:szCs w:val="20"/>
        </w:rPr>
      </w:pPr>
      <w:r w:rsidDel="00000000" w:rsidR="00000000" w:rsidRPr="00000000">
        <w:rPr>
          <w:rtl w:val="0"/>
        </w:rPr>
      </w:r>
    </w:p>
    <w:p w:rsidR="00000000" w:rsidDel="00000000" w:rsidP="00000000" w:rsidRDefault="00000000" w:rsidRPr="00000000" w14:paraId="000004C1">
      <w:pPr>
        <w:spacing w:line="360" w:lineRule="auto"/>
        <w:jc w:val="both"/>
        <w:rPr>
          <w:sz w:val="20"/>
          <w:szCs w:val="20"/>
        </w:rPr>
      </w:pPr>
      <w:r w:rsidDel="00000000" w:rsidR="00000000" w:rsidRPr="00000000">
        <w:rPr>
          <w:sz w:val="20"/>
          <w:szCs w:val="20"/>
          <w:rtl w:val="0"/>
        </w:rPr>
        <w:t xml:space="preserve">CARVIMSA. (S.F). </w:t>
      </w:r>
      <w:r w:rsidDel="00000000" w:rsidR="00000000" w:rsidRPr="00000000">
        <w:rPr>
          <w:i w:val="1"/>
          <w:sz w:val="20"/>
          <w:szCs w:val="20"/>
          <w:rtl w:val="0"/>
        </w:rPr>
        <w:t xml:space="preserve">Embalajes para textiles de exportación</w:t>
      </w:r>
      <w:r w:rsidDel="00000000" w:rsidR="00000000" w:rsidRPr="00000000">
        <w:rPr>
          <w:sz w:val="20"/>
          <w:szCs w:val="20"/>
          <w:rtl w:val="0"/>
        </w:rPr>
        <w:t xml:space="preserve">. </w:t>
      </w:r>
      <w:r w:rsidDel="00000000" w:rsidR="00000000" w:rsidRPr="00000000">
        <w:rPr>
          <w:b w:val="1"/>
          <w:sz w:val="20"/>
          <w:szCs w:val="20"/>
          <w:rtl w:val="0"/>
        </w:rPr>
        <w:t xml:space="preserve">  </w:t>
      </w:r>
      <w:r w:rsidDel="00000000" w:rsidR="00000000" w:rsidRPr="00000000">
        <w:rPr>
          <w:sz w:val="20"/>
          <w:szCs w:val="20"/>
          <w:rtl w:val="0"/>
        </w:rPr>
        <w:t xml:space="preserve"> </w:t>
      </w:r>
      <w:hyperlink r:id="rId67">
        <w:r w:rsidDel="00000000" w:rsidR="00000000" w:rsidRPr="00000000">
          <w:rPr>
            <w:color w:val="0000ff"/>
            <w:sz w:val="20"/>
            <w:szCs w:val="20"/>
            <w:u w:val="single"/>
            <w:rtl w:val="0"/>
          </w:rPr>
          <w:t xml:space="preserve">http://www.prompex.gob.pe/Miercoles/Portal/MME/descargar.aspx?archivo=E122E9DF-E4D9-4D8E-9591-E497DF3F007B.PDF</w:t>
        </w:r>
      </w:hyperlink>
      <w:r w:rsidDel="00000000" w:rsidR="00000000" w:rsidRPr="00000000">
        <w:rPr>
          <w:sz w:val="20"/>
          <w:szCs w:val="20"/>
          <w:rtl w:val="0"/>
        </w:rPr>
        <w:t xml:space="preserve"> </w:t>
      </w:r>
    </w:p>
    <w:p w:rsidR="00000000" w:rsidDel="00000000" w:rsidP="00000000" w:rsidRDefault="00000000" w:rsidRPr="00000000" w14:paraId="000004C2">
      <w:pPr>
        <w:spacing w:line="360" w:lineRule="auto"/>
        <w:rPr>
          <w:sz w:val="20"/>
          <w:szCs w:val="20"/>
        </w:rPr>
      </w:pPr>
      <w:r w:rsidDel="00000000" w:rsidR="00000000" w:rsidRPr="00000000">
        <w:rPr>
          <w:rtl w:val="0"/>
        </w:rPr>
      </w:r>
    </w:p>
    <w:p w:rsidR="00000000" w:rsidDel="00000000" w:rsidP="00000000" w:rsidRDefault="00000000" w:rsidRPr="00000000" w14:paraId="000004C3">
      <w:pPr>
        <w:spacing w:line="360" w:lineRule="auto"/>
        <w:rPr>
          <w:sz w:val="20"/>
          <w:szCs w:val="20"/>
        </w:rPr>
      </w:pPr>
      <w:r w:rsidDel="00000000" w:rsidR="00000000" w:rsidRPr="00000000">
        <w:rPr>
          <w:sz w:val="20"/>
          <w:szCs w:val="20"/>
          <w:rtl w:val="0"/>
        </w:rPr>
        <w:t xml:space="preserve">C.I. JEANS (2012).  </w:t>
      </w:r>
      <w:r w:rsidDel="00000000" w:rsidR="00000000" w:rsidRPr="00000000">
        <w:rPr>
          <w:i w:val="1"/>
          <w:sz w:val="20"/>
          <w:szCs w:val="20"/>
          <w:rtl w:val="0"/>
        </w:rPr>
        <w:t xml:space="preserve">Planta</w:t>
      </w:r>
      <w:r w:rsidDel="00000000" w:rsidR="00000000" w:rsidRPr="00000000">
        <w:rPr>
          <w:sz w:val="20"/>
          <w:szCs w:val="20"/>
          <w:rtl w:val="0"/>
        </w:rPr>
        <w:t xml:space="preserve">.  </w:t>
      </w:r>
      <w:hyperlink r:id="rId68">
        <w:r w:rsidDel="00000000" w:rsidR="00000000" w:rsidRPr="00000000">
          <w:rPr>
            <w:color w:val="0000ff"/>
            <w:sz w:val="20"/>
            <w:szCs w:val="20"/>
            <w:u w:val="single"/>
            <w:rtl w:val="0"/>
          </w:rPr>
          <w:t xml:space="preserve">http://www.cijeans.com.co/instalaciones-procesos.php/es/terminacion/12/1</w:t>
        </w:r>
      </w:hyperlink>
      <w:r w:rsidDel="00000000" w:rsidR="00000000" w:rsidRPr="00000000">
        <w:rPr>
          <w:rtl w:val="0"/>
        </w:rPr>
      </w:r>
    </w:p>
    <w:p w:rsidR="00000000" w:rsidDel="00000000" w:rsidP="00000000" w:rsidRDefault="00000000" w:rsidRPr="00000000" w14:paraId="000004C4">
      <w:pPr>
        <w:spacing w:line="360" w:lineRule="auto"/>
        <w:rPr>
          <w:sz w:val="20"/>
          <w:szCs w:val="20"/>
        </w:rPr>
      </w:pPr>
      <w:r w:rsidDel="00000000" w:rsidR="00000000" w:rsidRPr="00000000">
        <w:rPr>
          <w:rtl w:val="0"/>
        </w:rPr>
      </w:r>
    </w:p>
    <w:p w:rsidR="00000000" w:rsidDel="00000000" w:rsidP="00000000" w:rsidRDefault="00000000" w:rsidRPr="00000000" w14:paraId="000004C5">
      <w:pPr>
        <w:spacing w:line="360" w:lineRule="auto"/>
        <w:rPr>
          <w:sz w:val="20"/>
          <w:szCs w:val="20"/>
        </w:rPr>
      </w:pPr>
      <w:r w:rsidDel="00000000" w:rsidR="00000000" w:rsidRPr="00000000">
        <w:rPr>
          <w:sz w:val="20"/>
          <w:szCs w:val="20"/>
          <w:rtl w:val="0"/>
        </w:rPr>
        <w:t xml:space="preserve">Huamán, W. (2003). </w:t>
      </w:r>
      <w:r w:rsidDel="00000000" w:rsidR="00000000" w:rsidRPr="00000000">
        <w:rPr>
          <w:i w:val="1"/>
          <w:sz w:val="20"/>
          <w:szCs w:val="20"/>
          <w:rtl w:val="0"/>
        </w:rPr>
        <w:t xml:space="preserve">Ingeniería en la capacitación de operarios para la industria de la confección textil</w:t>
      </w:r>
      <w:r w:rsidDel="00000000" w:rsidR="00000000" w:rsidRPr="00000000">
        <w:rPr>
          <w:sz w:val="20"/>
          <w:szCs w:val="20"/>
          <w:rtl w:val="0"/>
        </w:rPr>
        <w:t xml:space="preserve">. [Tesis de pregrado, Universidad Nacional Mayor de San Marcos]. </w:t>
      </w:r>
      <w:hyperlink r:id="rId69">
        <w:r w:rsidDel="00000000" w:rsidR="00000000" w:rsidRPr="00000000">
          <w:rPr>
            <w:color w:val="0000ff"/>
            <w:sz w:val="20"/>
            <w:szCs w:val="20"/>
            <w:u w:val="single"/>
            <w:rtl w:val="0"/>
          </w:rPr>
          <w:t xml:space="preserve">https://sisbib.unmsm.edu.pe/bibvirtualdata/Tesis/Ingenie/huaman_ow/Cap4.pdf</w:t>
        </w:r>
      </w:hyperlink>
      <w:r w:rsidDel="00000000" w:rsidR="00000000" w:rsidRPr="00000000">
        <w:rPr>
          <w:sz w:val="20"/>
          <w:szCs w:val="20"/>
          <w:rtl w:val="0"/>
        </w:rPr>
        <w:t xml:space="preserve"> </w:t>
      </w:r>
    </w:p>
    <w:p w:rsidR="00000000" w:rsidDel="00000000" w:rsidP="00000000" w:rsidRDefault="00000000" w:rsidRPr="00000000" w14:paraId="000004C6">
      <w:pPr>
        <w:spacing w:line="360" w:lineRule="auto"/>
        <w:rPr>
          <w:sz w:val="20"/>
          <w:szCs w:val="20"/>
        </w:rPr>
      </w:pPr>
      <w:r w:rsidDel="00000000" w:rsidR="00000000" w:rsidRPr="00000000">
        <w:rPr>
          <w:rtl w:val="0"/>
        </w:rPr>
      </w:r>
    </w:p>
    <w:p w:rsidR="00000000" w:rsidDel="00000000" w:rsidP="00000000" w:rsidRDefault="00000000" w:rsidRPr="00000000" w14:paraId="000004C7">
      <w:pPr>
        <w:spacing w:line="360" w:lineRule="auto"/>
        <w:rPr>
          <w:color w:val="0000ff"/>
          <w:sz w:val="20"/>
          <w:szCs w:val="20"/>
          <w:u w:val="single"/>
        </w:rPr>
      </w:pPr>
      <w:r w:rsidDel="00000000" w:rsidR="00000000" w:rsidRPr="00000000">
        <w:rPr>
          <w:sz w:val="20"/>
          <w:szCs w:val="20"/>
          <w:rtl w:val="0"/>
        </w:rPr>
        <w:t xml:space="preserve">Lara, V. (2017). </w:t>
      </w:r>
      <w:r w:rsidDel="00000000" w:rsidR="00000000" w:rsidRPr="00000000">
        <w:rPr>
          <w:i w:val="1"/>
          <w:sz w:val="20"/>
          <w:szCs w:val="20"/>
          <w:rtl w:val="0"/>
        </w:rPr>
        <w:t xml:space="preserve">Fichas técnicas Freelance</w:t>
      </w:r>
      <w:r w:rsidDel="00000000" w:rsidR="00000000" w:rsidRPr="00000000">
        <w:rPr>
          <w:sz w:val="20"/>
          <w:szCs w:val="20"/>
          <w:rtl w:val="0"/>
        </w:rPr>
        <w:t xml:space="preserve">.     </w:t>
      </w:r>
      <w:hyperlink r:id="rId70">
        <w:r w:rsidDel="00000000" w:rsidR="00000000" w:rsidRPr="00000000">
          <w:rPr>
            <w:color w:val="0000ff"/>
            <w:sz w:val="20"/>
            <w:szCs w:val="20"/>
            <w:u w:val="single"/>
            <w:rtl w:val="0"/>
          </w:rPr>
          <w:t xml:space="preserve">https://www.behance.net/gallery/50254313/Fichas-tcnicas-Freelance-Spec-Sheets</w:t>
        </w:r>
      </w:hyperlink>
      <w:r w:rsidDel="00000000" w:rsidR="00000000" w:rsidRPr="00000000">
        <w:rPr>
          <w:rtl w:val="0"/>
        </w:rPr>
      </w:r>
    </w:p>
    <w:p w:rsidR="00000000" w:rsidDel="00000000" w:rsidP="00000000" w:rsidRDefault="00000000" w:rsidRPr="00000000" w14:paraId="000004C8">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4C9">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sz w:val="20"/>
          <w:szCs w:val="20"/>
          <w:rtl w:val="0"/>
        </w:rPr>
        <w:t xml:space="preserve">Omegaht (2013). Enfoque de calidad de Ishikawa. </w:t>
      </w:r>
      <w:hyperlink r:id="rId71">
        <w:r w:rsidDel="00000000" w:rsidR="00000000" w:rsidRPr="00000000">
          <w:rPr>
            <w:color w:val="0563c1"/>
            <w:sz w:val="20"/>
            <w:szCs w:val="20"/>
            <w:u w:val="single"/>
            <w:rtl w:val="0"/>
          </w:rPr>
          <w:t xml:space="preserve">https://enfoqdecalidad.wordpress.com/2013/05/28/enfoque-de-calidad-de-ishikawa/</w:t>
        </w:r>
      </w:hyperlink>
      <w:r w:rsidDel="00000000" w:rsidR="00000000" w:rsidRPr="00000000">
        <w:rPr>
          <w:rtl w:val="0"/>
        </w:rPr>
      </w:r>
    </w:p>
    <w:p w:rsidR="00000000" w:rsidDel="00000000" w:rsidP="00000000" w:rsidRDefault="00000000" w:rsidRPr="00000000" w14:paraId="000004CA">
      <w:pPr>
        <w:spacing w:line="360" w:lineRule="auto"/>
        <w:rPr>
          <w:sz w:val="20"/>
          <w:szCs w:val="20"/>
        </w:rPr>
      </w:pPr>
      <w:r w:rsidDel="00000000" w:rsidR="00000000" w:rsidRPr="00000000">
        <w:rPr>
          <w:rtl w:val="0"/>
        </w:rPr>
      </w:r>
    </w:p>
    <w:p w:rsidR="00000000" w:rsidDel="00000000" w:rsidP="00000000" w:rsidRDefault="00000000" w:rsidRPr="00000000" w14:paraId="000004CB">
      <w:pPr>
        <w:spacing w:line="240" w:lineRule="auto"/>
        <w:jc w:val="both"/>
        <w:rPr>
          <w:color w:val="0000ff"/>
          <w:sz w:val="20"/>
          <w:szCs w:val="20"/>
          <w:u w:val="single"/>
        </w:rPr>
      </w:pPr>
      <w:r w:rsidDel="00000000" w:rsidR="00000000" w:rsidRPr="00000000">
        <w:rPr>
          <w:sz w:val="20"/>
          <w:szCs w:val="20"/>
          <w:rtl w:val="0"/>
        </w:rPr>
        <w:t xml:space="preserve">Pellegrino, A. (2011). </w:t>
      </w:r>
      <w:r w:rsidDel="00000000" w:rsidR="00000000" w:rsidRPr="00000000">
        <w:rPr>
          <w:i w:val="1"/>
          <w:sz w:val="20"/>
          <w:szCs w:val="20"/>
          <w:rtl w:val="0"/>
        </w:rPr>
        <w:t xml:space="preserve">Diagrama de operaciones.</w:t>
      </w:r>
      <w:r w:rsidDel="00000000" w:rsidR="00000000" w:rsidRPr="00000000">
        <w:rPr>
          <w:sz w:val="20"/>
          <w:szCs w:val="20"/>
          <w:rtl w:val="0"/>
        </w:rPr>
        <w:t xml:space="preserve"> </w:t>
      </w:r>
      <w:hyperlink r:id="rId72">
        <w:r w:rsidDel="00000000" w:rsidR="00000000" w:rsidRPr="00000000">
          <w:rPr>
            <w:color w:val="0000ff"/>
            <w:sz w:val="20"/>
            <w:szCs w:val="20"/>
            <w:u w:val="single"/>
            <w:rtl w:val="0"/>
          </w:rPr>
          <w:t xml:space="preserve">https://ayelenpellegrino.files.wordpress.com/2011/01/13-diagrama-de-operaciones.jpg</w:t>
        </w:r>
      </w:hyperlink>
      <w:r w:rsidDel="00000000" w:rsidR="00000000" w:rsidRPr="00000000">
        <w:rPr>
          <w:rtl w:val="0"/>
        </w:rPr>
      </w:r>
    </w:p>
    <w:p w:rsidR="00000000" w:rsidDel="00000000" w:rsidP="00000000" w:rsidRDefault="00000000" w:rsidRPr="00000000" w14:paraId="000004CC">
      <w:pPr>
        <w:spacing w:line="360" w:lineRule="auto"/>
        <w:rPr>
          <w:sz w:val="20"/>
          <w:szCs w:val="20"/>
        </w:rPr>
      </w:pPr>
      <w:r w:rsidDel="00000000" w:rsidR="00000000" w:rsidRPr="00000000">
        <w:rPr>
          <w:rtl w:val="0"/>
        </w:rPr>
      </w:r>
    </w:p>
    <w:p w:rsidR="00000000" w:rsidDel="00000000" w:rsidP="00000000" w:rsidRDefault="00000000" w:rsidRPr="00000000" w14:paraId="000004CD">
      <w:pPr>
        <w:spacing w:line="360" w:lineRule="auto"/>
        <w:rPr>
          <w:sz w:val="20"/>
          <w:szCs w:val="20"/>
        </w:rPr>
      </w:pPr>
      <w:r w:rsidDel="00000000" w:rsidR="00000000" w:rsidRPr="00000000">
        <w:rPr>
          <w:sz w:val="20"/>
          <w:szCs w:val="20"/>
          <w:rtl w:val="0"/>
        </w:rPr>
        <w:t xml:space="preserve">Pellegrino, A. (2011). </w:t>
      </w:r>
      <w:r w:rsidDel="00000000" w:rsidR="00000000" w:rsidRPr="00000000">
        <w:rPr>
          <w:i w:val="1"/>
          <w:sz w:val="20"/>
          <w:szCs w:val="20"/>
          <w:rtl w:val="0"/>
        </w:rPr>
        <w:t xml:space="preserve">Secuencia de operaciones.</w:t>
      </w:r>
      <w:r w:rsidDel="00000000" w:rsidR="00000000" w:rsidRPr="00000000">
        <w:rPr>
          <w:rtl w:val="0"/>
        </w:rPr>
        <w:t xml:space="preserve"> </w:t>
      </w:r>
      <w:hyperlink r:id="rId73">
        <w:r w:rsidDel="00000000" w:rsidR="00000000" w:rsidRPr="00000000">
          <w:rPr>
            <w:color w:val="0000ff"/>
            <w:sz w:val="20"/>
            <w:szCs w:val="20"/>
            <w:u w:val="single"/>
            <w:rtl w:val="0"/>
          </w:rPr>
          <w:t xml:space="preserve">https://ayelenpellegrino.files.wordpress.com/2011/01/20-secuencia-de-operaciones-1.jpg</w:t>
        </w:r>
      </w:hyperlink>
      <w:r w:rsidDel="00000000" w:rsidR="00000000" w:rsidRPr="00000000">
        <w:rPr>
          <w:rtl w:val="0"/>
        </w:rPr>
      </w:r>
    </w:p>
    <w:p w:rsidR="00000000" w:rsidDel="00000000" w:rsidP="00000000" w:rsidRDefault="00000000" w:rsidRPr="00000000" w14:paraId="000004CE">
      <w:pPr>
        <w:spacing w:line="240" w:lineRule="auto"/>
        <w:ind w:left="567" w:hanging="567"/>
        <w:jc w:val="both"/>
        <w:rPr>
          <w:sz w:val="20"/>
          <w:szCs w:val="20"/>
        </w:rPr>
      </w:pPr>
      <w:r w:rsidDel="00000000" w:rsidR="00000000" w:rsidRPr="00000000">
        <w:rPr>
          <w:rtl w:val="0"/>
        </w:rPr>
      </w:r>
    </w:p>
    <w:p w:rsidR="00000000" w:rsidDel="00000000" w:rsidP="00000000" w:rsidRDefault="00000000" w:rsidRPr="00000000" w14:paraId="000004CF">
      <w:pPr>
        <w:spacing w:line="240" w:lineRule="auto"/>
        <w:ind w:left="567" w:hanging="567"/>
        <w:jc w:val="both"/>
        <w:rPr>
          <w:sz w:val="20"/>
          <w:szCs w:val="20"/>
        </w:rPr>
      </w:pPr>
      <w:r w:rsidDel="00000000" w:rsidR="00000000" w:rsidRPr="00000000">
        <w:rPr>
          <w:sz w:val="20"/>
          <w:szCs w:val="20"/>
          <w:rtl w:val="0"/>
        </w:rPr>
        <w:t xml:space="preserve">Sejzer, R. (2018). </w:t>
      </w:r>
      <w:r w:rsidDel="00000000" w:rsidR="00000000" w:rsidRPr="00000000">
        <w:rPr>
          <w:i w:val="1"/>
          <w:sz w:val="20"/>
          <w:szCs w:val="20"/>
          <w:rtl w:val="0"/>
        </w:rPr>
        <w:t xml:space="preserve">Industria y Lean 4.0: ¿Estamos realmente frente a una Cuarta Revolución Industrial?</w:t>
      </w:r>
      <w:r w:rsidDel="00000000" w:rsidR="00000000" w:rsidRPr="00000000">
        <w:rPr>
          <w:sz w:val="20"/>
          <w:szCs w:val="20"/>
          <w:rtl w:val="0"/>
        </w:rPr>
        <w:t xml:space="preserve">    </w:t>
      </w:r>
      <w:hyperlink r:id="rId74">
        <w:r w:rsidDel="00000000" w:rsidR="00000000" w:rsidRPr="00000000">
          <w:rPr>
            <w:color w:val="0563c1"/>
            <w:sz w:val="20"/>
            <w:szCs w:val="20"/>
            <w:u w:val="single"/>
            <w:rtl w:val="0"/>
          </w:rPr>
          <w:t xml:space="preserve">http://ctcalidad.blogspot.com/2018/09/industria-y-lean-40-estamos-realmente.html</w:t>
        </w:r>
      </w:hyperlink>
      <w:r w:rsidDel="00000000" w:rsidR="00000000" w:rsidRPr="00000000">
        <w:rPr>
          <w:rtl w:val="0"/>
        </w:rPr>
      </w:r>
    </w:p>
    <w:p w:rsidR="00000000" w:rsidDel="00000000" w:rsidP="00000000" w:rsidRDefault="00000000" w:rsidRPr="00000000" w14:paraId="000004D0">
      <w:pPr>
        <w:spacing w:line="240" w:lineRule="auto"/>
        <w:ind w:left="567" w:hanging="567"/>
        <w:jc w:val="both"/>
        <w:rPr>
          <w:sz w:val="20"/>
          <w:szCs w:val="20"/>
        </w:rPr>
      </w:pPr>
      <w:r w:rsidDel="00000000" w:rsidR="00000000" w:rsidRPr="00000000">
        <w:rPr>
          <w:rtl w:val="0"/>
        </w:rPr>
      </w:r>
    </w:p>
    <w:p w:rsidR="00000000" w:rsidDel="00000000" w:rsidP="00000000" w:rsidRDefault="00000000" w:rsidRPr="00000000" w14:paraId="000004D1">
      <w:pPr>
        <w:spacing w:line="240" w:lineRule="auto"/>
        <w:ind w:left="567" w:hanging="567"/>
        <w:jc w:val="both"/>
        <w:rPr>
          <w:sz w:val="20"/>
          <w:szCs w:val="20"/>
        </w:rPr>
      </w:pPr>
      <w:r w:rsidDel="00000000" w:rsidR="00000000" w:rsidRPr="00000000">
        <w:rPr>
          <w:sz w:val="20"/>
          <w:szCs w:val="20"/>
          <w:rtl w:val="0"/>
        </w:rPr>
        <w:t xml:space="preserve">SENA.  (2020).  </w:t>
      </w:r>
      <w:r w:rsidDel="00000000" w:rsidR="00000000" w:rsidRPr="00000000">
        <w:rPr>
          <w:i w:val="1"/>
          <w:sz w:val="20"/>
          <w:szCs w:val="20"/>
          <w:rtl w:val="0"/>
        </w:rPr>
        <w:t xml:space="preserve">Programa Técnico en Patronaje Industrial de Prendas de Vestir.</w:t>
      </w:r>
      <w:r w:rsidDel="00000000" w:rsidR="00000000" w:rsidRPr="00000000">
        <w:rPr>
          <w:sz w:val="20"/>
          <w:szCs w:val="20"/>
          <w:rtl w:val="0"/>
        </w:rPr>
        <w:t xml:space="preserve"> Centro de Manufactura en Textil y Cuero, Distrito Capital.</w:t>
      </w:r>
    </w:p>
    <w:p w:rsidR="00000000" w:rsidDel="00000000" w:rsidP="00000000" w:rsidRDefault="00000000" w:rsidRPr="00000000" w14:paraId="000004D2">
      <w:pPr>
        <w:spacing w:line="240" w:lineRule="auto"/>
        <w:ind w:left="567" w:hanging="567"/>
        <w:jc w:val="both"/>
        <w:rPr>
          <w:sz w:val="20"/>
          <w:szCs w:val="20"/>
        </w:rPr>
      </w:pPr>
      <w:r w:rsidDel="00000000" w:rsidR="00000000" w:rsidRPr="00000000">
        <w:rPr>
          <w:rtl w:val="0"/>
        </w:rPr>
      </w:r>
    </w:p>
    <w:p w:rsidR="00000000" w:rsidDel="00000000" w:rsidP="00000000" w:rsidRDefault="00000000" w:rsidRPr="00000000" w14:paraId="000004D3">
      <w:pPr>
        <w:spacing w:line="240" w:lineRule="auto"/>
        <w:ind w:left="567" w:hanging="567"/>
        <w:jc w:val="both"/>
        <w:rPr>
          <w:sz w:val="20"/>
          <w:szCs w:val="20"/>
        </w:rPr>
      </w:pPr>
      <w:r w:rsidDel="00000000" w:rsidR="00000000" w:rsidRPr="00000000">
        <w:rPr>
          <w:sz w:val="20"/>
          <w:szCs w:val="20"/>
          <w:rtl w:val="0"/>
        </w:rPr>
        <w:t xml:space="preserve">SENA.  (2020).  </w:t>
      </w:r>
      <w:r w:rsidDel="00000000" w:rsidR="00000000" w:rsidRPr="00000000">
        <w:rPr>
          <w:i w:val="1"/>
          <w:sz w:val="20"/>
          <w:szCs w:val="20"/>
          <w:rtl w:val="0"/>
        </w:rPr>
        <w:t xml:space="preserve">Material de formación</w:t>
      </w:r>
      <w:r w:rsidDel="00000000" w:rsidR="00000000" w:rsidRPr="00000000">
        <w:rPr>
          <w:sz w:val="20"/>
          <w:szCs w:val="20"/>
          <w:rtl w:val="0"/>
        </w:rPr>
        <w:t xml:space="preserve">. Equipo de desarrollo curricular Técnico en Control Calidad en Confección Industrial.</w:t>
      </w:r>
    </w:p>
    <w:p w:rsidR="00000000" w:rsidDel="00000000" w:rsidP="00000000" w:rsidRDefault="00000000" w:rsidRPr="00000000" w14:paraId="000004D4">
      <w:pPr>
        <w:spacing w:line="240" w:lineRule="auto"/>
        <w:ind w:left="567" w:hanging="567"/>
        <w:jc w:val="both"/>
        <w:rPr>
          <w:sz w:val="20"/>
          <w:szCs w:val="20"/>
        </w:rPr>
      </w:pPr>
      <w:r w:rsidDel="00000000" w:rsidR="00000000" w:rsidRPr="00000000">
        <w:rPr>
          <w:rtl w:val="0"/>
        </w:rPr>
      </w:r>
    </w:p>
    <w:p w:rsidR="00000000" w:rsidDel="00000000" w:rsidP="00000000" w:rsidRDefault="00000000" w:rsidRPr="00000000" w14:paraId="000004D5">
      <w:pPr>
        <w:spacing w:line="240" w:lineRule="auto"/>
        <w:ind w:left="567" w:hanging="567"/>
        <w:jc w:val="both"/>
        <w:rPr>
          <w:sz w:val="20"/>
          <w:szCs w:val="20"/>
        </w:rPr>
      </w:pPr>
      <w:r w:rsidDel="00000000" w:rsidR="00000000" w:rsidRPr="00000000">
        <w:rPr>
          <w:sz w:val="20"/>
          <w:szCs w:val="20"/>
          <w:rtl w:val="0"/>
        </w:rPr>
        <w:t xml:space="preserve">SENA.  (2021).  </w:t>
      </w:r>
      <w:r w:rsidDel="00000000" w:rsidR="00000000" w:rsidRPr="00000000">
        <w:rPr>
          <w:i w:val="1"/>
          <w:sz w:val="20"/>
          <w:szCs w:val="20"/>
          <w:rtl w:val="0"/>
        </w:rPr>
        <w:t xml:space="preserve">Programa Técnico en Elaboración de Prendas de Vestir sobre medidas</w:t>
      </w:r>
      <w:r w:rsidDel="00000000" w:rsidR="00000000" w:rsidRPr="00000000">
        <w:rPr>
          <w:sz w:val="20"/>
          <w:szCs w:val="20"/>
          <w:rtl w:val="0"/>
        </w:rPr>
        <w:t xml:space="preserve">.   Centro de Diseño y confección Regional Antioquia</w:t>
      </w:r>
    </w:p>
    <w:p w:rsidR="00000000" w:rsidDel="00000000" w:rsidP="00000000" w:rsidRDefault="00000000" w:rsidRPr="00000000" w14:paraId="000004D6">
      <w:pPr>
        <w:spacing w:line="240" w:lineRule="auto"/>
        <w:ind w:left="567" w:hanging="567"/>
        <w:jc w:val="both"/>
        <w:rPr>
          <w:sz w:val="20"/>
          <w:szCs w:val="20"/>
        </w:rPr>
      </w:pPr>
      <w:r w:rsidDel="00000000" w:rsidR="00000000" w:rsidRPr="00000000">
        <w:rPr>
          <w:rtl w:val="0"/>
        </w:rPr>
      </w:r>
    </w:p>
    <w:p w:rsidR="00000000" w:rsidDel="00000000" w:rsidP="00000000" w:rsidRDefault="00000000" w:rsidRPr="00000000" w14:paraId="000004D7">
      <w:pPr>
        <w:spacing w:line="240" w:lineRule="auto"/>
        <w:ind w:left="567" w:hanging="567"/>
        <w:jc w:val="both"/>
        <w:rPr>
          <w:sz w:val="20"/>
          <w:szCs w:val="20"/>
        </w:rPr>
      </w:pPr>
      <w:r w:rsidDel="00000000" w:rsidR="00000000" w:rsidRPr="00000000">
        <w:rPr>
          <w:sz w:val="20"/>
          <w:szCs w:val="20"/>
          <w:rtl w:val="0"/>
        </w:rPr>
        <w:t xml:space="preserve">Knight, L.  (2012).  </w:t>
      </w:r>
      <w:r w:rsidDel="00000000" w:rsidR="00000000" w:rsidRPr="00000000">
        <w:rPr>
          <w:i w:val="1"/>
          <w:sz w:val="20"/>
          <w:szCs w:val="20"/>
          <w:rtl w:val="0"/>
        </w:rPr>
        <w:t xml:space="preserve">Secretos de una buena modista</w:t>
      </w:r>
      <w:r w:rsidDel="00000000" w:rsidR="00000000" w:rsidRPr="00000000">
        <w:rPr>
          <w:sz w:val="20"/>
          <w:szCs w:val="20"/>
          <w:rtl w:val="0"/>
        </w:rPr>
        <w:t xml:space="preserve">. Editorial Océano Ámbar</w:t>
      </w:r>
      <w:sdt>
        <w:sdtPr>
          <w:tag w:val="goog_rdk_135"/>
        </w:sdtPr>
        <w:sdtContent>
          <w:commentRangeStart w:id="83"/>
        </w:sdtContent>
      </w:sdt>
      <w:r w:rsidDel="00000000" w:rsidR="00000000" w:rsidRPr="00000000">
        <w:rPr>
          <w:rtl w:val="0"/>
        </w:rPr>
        <w:t xml:space="preserve">.</w:t>
      </w:r>
      <w:commentRangeEnd w:id="83"/>
      <w:r w:rsidDel="00000000" w:rsidR="00000000" w:rsidRPr="00000000">
        <w:commentReference w:id="83"/>
      </w:r>
      <w:r w:rsidDel="00000000" w:rsidR="00000000" w:rsidRPr="00000000">
        <w:rPr>
          <w:rtl w:val="0"/>
        </w:rPr>
      </w:r>
    </w:p>
    <w:p w:rsidR="00000000" w:rsidDel="00000000" w:rsidP="00000000" w:rsidRDefault="00000000" w:rsidRPr="00000000" w14:paraId="000004D8">
      <w:pPr>
        <w:spacing w:line="240" w:lineRule="auto"/>
        <w:jc w:val="both"/>
        <w:rPr>
          <w:sz w:val="20"/>
          <w:szCs w:val="20"/>
        </w:rPr>
      </w:pPr>
      <w:r w:rsidDel="00000000" w:rsidR="00000000" w:rsidRPr="00000000">
        <w:rPr>
          <w:rtl w:val="0"/>
        </w:rPr>
      </w:r>
    </w:p>
    <w:p w:rsidR="00000000" w:rsidDel="00000000" w:rsidP="00000000" w:rsidRDefault="00000000" w:rsidRPr="00000000" w14:paraId="000004D9">
      <w:pPr>
        <w:spacing w:line="240" w:lineRule="auto"/>
        <w:ind w:left="567" w:hanging="567"/>
        <w:jc w:val="both"/>
        <w:rPr>
          <w:sz w:val="20"/>
          <w:szCs w:val="20"/>
        </w:rPr>
      </w:pPr>
      <w:r w:rsidDel="00000000" w:rsidR="00000000" w:rsidRPr="00000000">
        <w:rPr>
          <w:rtl w:val="0"/>
        </w:rPr>
      </w:r>
    </w:p>
    <w:p w:rsidR="00000000" w:rsidDel="00000000" w:rsidP="00000000" w:rsidRDefault="00000000" w:rsidRPr="00000000" w14:paraId="000004DA">
      <w:pPr>
        <w:spacing w:line="360" w:lineRule="auto"/>
        <w:jc w:val="both"/>
        <w:rPr>
          <w:sz w:val="20"/>
          <w:szCs w:val="20"/>
        </w:rPr>
      </w:pPr>
      <w:r w:rsidDel="00000000" w:rsidR="00000000" w:rsidRPr="00000000">
        <w:rPr>
          <w:sz w:val="20"/>
          <w:szCs w:val="20"/>
          <w:rtl w:val="0"/>
        </w:rPr>
        <w:t xml:space="preserve">SINGER. (2014). </w:t>
      </w:r>
      <w:r w:rsidDel="00000000" w:rsidR="00000000" w:rsidRPr="00000000">
        <w:rPr>
          <w:i w:val="1"/>
          <w:sz w:val="20"/>
          <w:szCs w:val="20"/>
          <w:rtl w:val="0"/>
        </w:rPr>
        <w:t xml:space="preserve">Metodología y técnicas de confección del programa mujeres sustentables. </w:t>
      </w:r>
      <w:r w:rsidDel="00000000" w:rsidR="00000000" w:rsidRPr="00000000">
        <w:rPr>
          <w:sz w:val="20"/>
          <w:szCs w:val="20"/>
          <w:rtl w:val="0"/>
        </w:rPr>
        <w:t xml:space="preserve">Programa Mujeres sustentables.  https://issuu.com/mujeresautosustentables/docs/manual_industriales</w:t>
      </w:r>
    </w:p>
    <w:p w:rsidR="00000000" w:rsidDel="00000000" w:rsidP="00000000" w:rsidRDefault="00000000" w:rsidRPr="00000000" w14:paraId="000004DB">
      <w:pPr>
        <w:spacing w:line="240" w:lineRule="auto"/>
        <w:rPr>
          <w:sz w:val="20"/>
          <w:szCs w:val="20"/>
        </w:rPr>
      </w:pPr>
      <w:r w:rsidDel="00000000" w:rsidR="00000000" w:rsidRPr="00000000">
        <w:rPr>
          <w:rtl w:val="0"/>
        </w:rPr>
      </w:r>
    </w:p>
    <w:p w:rsidR="00000000" w:rsidDel="00000000" w:rsidP="00000000" w:rsidRDefault="00000000" w:rsidRPr="00000000" w14:paraId="000004DC">
      <w:pPr>
        <w:spacing w:line="240" w:lineRule="auto"/>
        <w:rPr>
          <w:sz w:val="20"/>
          <w:szCs w:val="20"/>
        </w:rPr>
      </w:pPr>
      <w:r w:rsidDel="00000000" w:rsidR="00000000" w:rsidRPr="00000000">
        <w:rPr>
          <w:sz w:val="20"/>
          <w:szCs w:val="20"/>
          <w:rtl w:val="0"/>
        </w:rPr>
        <w:t xml:space="preserve">Lean solutions. (2020, junio 2). ¿</w:t>
      </w:r>
      <w:r w:rsidDel="00000000" w:rsidR="00000000" w:rsidRPr="00000000">
        <w:rPr>
          <w:i w:val="1"/>
          <w:sz w:val="20"/>
          <w:szCs w:val="20"/>
          <w:rtl w:val="0"/>
        </w:rPr>
        <w:t xml:space="preserve">Qué es Six Sigma</w:t>
      </w:r>
      <w:r w:rsidDel="00000000" w:rsidR="00000000" w:rsidRPr="00000000">
        <w:rPr>
          <w:sz w:val="20"/>
          <w:szCs w:val="20"/>
          <w:rtl w:val="0"/>
        </w:rPr>
        <w:t xml:space="preserve">? [Web log post].  </w:t>
      </w:r>
      <w:hyperlink r:id="rId75">
        <w:r w:rsidDel="00000000" w:rsidR="00000000" w:rsidRPr="00000000">
          <w:rPr>
            <w:sz w:val="20"/>
            <w:szCs w:val="20"/>
            <w:u w:val="single"/>
            <w:rtl w:val="0"/>
          </w:rPr>
          <w:t xml:space="preserve">http://leansolutions.co/conceptos-lean/que-es-six-sigma/</w:t>
        </w:r>
      </w:hyperlink>
      <w:r w:rsidDel="00000000" w:rsidR="00000000" w:rsidRPr="00000000">
        <w:rPr>
          <w:rtl w:val="0"/>
        </w:rPr>
      </w:r>
    </w:p>
    <w:p w:rsidR="00000000" w:rsidDel="00000000" w:rsidP="00000000" w:rsidRDefault="00000000" w:rsidRPr="00000000" w14:paraId="000004DD">
      <w:pPr>
        <w:spacing w:line="240" w:lineRule="auto"/>
        <w:rPr>
          <w:sz w:val="20"/>
          <w:szCs w:val="20"/>
        </w:rPr>
      </w:pPr>
      <w:r w:rsidDel="00000000" w:rsidR="00000000" w:rsidRPr="00000000">
        <w:rPr>
          <w:rtl w:val="0"/>
        </w:rPr>
      </w:r>
    </w:p>
    <w:p w:rsidR="00000000" w:rsidDel="00000000" w:rsidP="00000000" w:rsidRDefault="00000000" w:rsidRPr="00000000" w14:paraId="000004DE">
      <w:pPr>
        <w:spacing w:line="240" w:lineRule="auto"/>
        <w:rPr>
          <w:sz w:val="20"/>
          <w:szCs w:val="20"/>
        </w:rPr>
      </w:pPr>
      <w:r w:rsidDel="00000000" w:rsidR="00000000" w:rsidRPr="00000000">
        <w:rPr>
          <w:sz w:val="20"/>
          <w:szCs w:val="20"/>
          <w:rtl w:val="0"/>
        </w:rPr>
        <w:t xml:space="preserve">SENA. (1973). </w:t>
      </w:r>
      <w:r w:rsidDel="00000000" w:rsidR="00000000" w:rsidRPr="00000000">
        <w:rPr>
          <w:i w:val="1"/>
          <w:sz w:val="20"/>
          <w:szCs w:val="20"/>
          <w:rtl w:val="0"/>
        </w:rPr>
        <w:t xml:space="preserve">Programa de control de calidad. Unidad 1.7. Normalización</w:t>
      </w:r>
      <w:r w:rsidDel="00000000" w:rsidR="00000000" w:rsidRPr="00000000">
        <w:rPr>
          <w:sz w:val="20"/>
          <w:szCs w:val="20"/>
          <w:rtl w:val="0"/>
        </w:rPr>
        <w:t xml:space="preserve">. </w:t>
      </w:r>
      <w:hyperlink r:id="rId76">
        <w:r w:rsidDel="00000000" w:rsidR="00000000" w:rsidRPr="00000000">
          <w:rPr>
            <w:sz w:val="20"/>
            <w:szCs w:val="20"/>
            <w:u w:val="single"/>
            <w:rtl w:val="0"/>
          </w:rPr>
          <w:t xml:space="preserve">https://hdl.handle.net/11404/6667</w:t>
        </w:r>
      </w:hyperlink>
      <w:r w:rsidDel="00000000" w:rsidR="00000000" w:rsidRPr="00000000">
        <w:rPr>
          <w:rtl w:val="0"/>
        </w:rPr>
      </w:r>
    </w:p>
    <w:p w:rsidR="00000000" w:rsidDel="00000000" w:rsidP="00000000" w:rsidRDefault="00000000" w:rsidRPr="00000000" w14:paraId="000004DF">
      <w:pPr>
        <w:spacing w:line="240" w:lineRule="auto"/>
        <w:rPr>
          <w:sz w:val="20"/>
          <w:szCs w:val="20"/>
        </w:rPr>
      </w:pPr>
      <w:r w:rsidDel="00000000" w:rsidR="00000000" w:rsidRPr="00000000">
        <w:rPr>
          <w:rtl w:val="0"/>
        </w:rPr>
      </w:r>
    </w:p>
    <w:p w:rsidR="00000000" w:rsidDel="00000000" w:rsidP="00000000" w:rsidRDefault="00000000" w:rsidRPr="00000000" w14:paraId="000004E0">
      <w:pPr>
        <w:spacing w:line="240" w:lineRule="auto"/>
        <w:rPr>
          <w:sz w:val="20"/>
          <w:szCs w:val="20"/>
        </w:rPr>
      </w:pPr>
      <w:r w:rsidDel="00000000" w:rsidR="00000000" w:rsidRPr="00000000">
        <w:rPr>
          <w:sz w:val="20"/>
          <w:szCs w:val="20"/>
          <w:rtl w:val="0"/>
        </w:rPr>
        <w:t xml:space="preserve">SENA. (1973). </w:t>
      </w:r>
      <w:r w:rsidDel="00000000" w:rsidR="00000000" w:rsidRPr="00000000">
        <w:rPr>
          <w:i w:val="1"/>
          <w:sz w:val="20"/>
          <w:szCs w:val="20"/>
          <w:rtl w:val="0"/>
        </w:rPr>
        <w:t xml:space="preserve">Programa de control de calidad. Unidad 1.9. Aspecto económico de la calidad</w:t>
      </w:r>
      <w:r w:rsidDel="00000000" w:rsidR="00000000" w:rsidRPr="00000000">
        <w:rPr>
          <w:sz w:val="20"/>
          <w:szCs w:val="20"/>
          <w:rtl w:val="0"/>
        </w:rPr>
        <w:t xml:space="preserve">. </w:t>
      </w:r>
      <w:hyperlink r:id="rId77">
        <w:r w:rsidDel="00000000" w:rsidR="00000000" w:rsidRPr="00000000">
          <w:rPr>
            <w:color w:val="0000ff"/>
            <w:sz w:val="20"/>
            <w:szCs w:val="20"/>
            <w:u w:val="single"/>
            <w:rtl w:val="0"/>
          </w:rPr>
          <w:t xml:space="preserve">https://hdl.handle.net/11404/6669</w:t>
        </w:r>
      </w:hyperlink>
      <w:r w:rsidDel="00000000" w:rsidR="00000000" w:rsidRPr="00000000">
        <w:rPr>
          <w:rtl w:val="0"/>
        </w:rPr>
      </w:r>
    </w:p>
    <w:p w:rsidR="00000000" w:rsidDel="00000000" w:rsidP="00000000" w:rsidRDefault="00000000" w:rsidRPr="00000000" w14:paraId="000004E1">
      <w:pPr>
        <w:spacing w:line="240" w:lineRule="auto"/>
        <w:rPr>
          <w:sz w:val="20"/>
          <w:szCs w:val="20"/>
        </w:rPr>
      </w:pPr>
      <w:r w:rsidDel="00000000" w:rsidR="00000000" w:rsidRPr="00000000">
        <w:rPr>
          <w:rtl w:val="0"/>
        </w:rPr>
      </w:r>
    </w:p>
    <w:p w:rsidR="00000000" w:rsidDel="00000000" w:rsidP="00000000" w:rsidRDefault="00000000" w:rsidRPr="00000000" w14:paraId="000004E2">
      <w:pPr>
        <w:spacing w:line="240" w:lineRule="auto"/>
        <w:rPr>
          <w:sz w:val="20"/>
          <w:szCs w:val="20"/>
          <w:u w:val="single"/>
        </w:rPr>
      </w:pPr>
      <w:r w:rsidDel="00000000" w:rsidR="00000000" w:rsidRPr="00000000">
        <w:rPr>
          <w:sz w:val="20"/>
          <w:szCs w:val="20"/>
          <w:rtl w:val="0"/>
        </w:rPr>
        <w:t xml:space="preserve">SENA. (1990). </w:t>
      </w:r>
      <w:r w:rsidDel="00000000" w:rsidR="00000000" w:rsidRPr="00000000">
        <w:rPr>
          <w:i w:val="1"/>
          <w:sz w:val="20"/>
          <w:szCs w:val="20"/>
          <w:rtl w:val="0"/>
        </w:rPr>
        <w:t xml:space="preserve">Control de calidad en hilos y telas</w:t>
      </w:r>
      <w:r w:rsidDel="00000000" w:rsidR="00000000" w:rsidRPr="00000000">
        <w:rPr>
          <w:sz w:val="20"/>
          <w:szCs w:val="20"/>
          <w:rtl w:val="0"/>
        </w:rPr>
        <w:t xml:space="preserve">.  </w:t>
      </w:r>
      <w:hyperlink r:id="rId78">
        <w:r w:rsidDel="00000000" w:rsidR="00000000" w:rsidRPr="00000000">
          <w:rPr>
            <w:sz w:val="20"/>
            <w:szCs w:val="20"/>
            <w:u w:val="single"/>
            <w:rtl w:val="0"/>
          </w:rPr>
          <w:t xml:space="preserve">https://hdl.handle.net/11404/4252</w:t>
        </w:r>
      </w:hyperlink>
      <w:r w:rsidDel="00000000" w:rsidR="00000000" w:rsidRPr="00000000">
        <w:rPr>
          <w:rtl w:val="0"/>
        </w:rPr>
      </w:r>
    </w:p>
    <w:p w:rsidR="00000000" w:rsidDel="00000000" w:rsidP="00000000" w:rsidRDefault="00000000" w:rsidRPr="00000000" w14:paraId="000004E3">
      <w:pPr>
        <w:spacing w:line="240" w:lineRule="auto"/>
        <w:rPr>
          <w:sz w:val="20"/>
          <w:szCs w:val="20"/>
          <w:u w:val="single"/>
        </w:rPr>
      </w:pPr>
      <w:r w:rsidDel="00000000" w:rsidR="00000000" w:rsidRPr="00000000">
        <w:rPr>
          <w:rtl w:val="0"/>
        </w:rPr>
      </w:r>
    </w:p>
    <w:p w:rsidR="00000000" w:rsidDel="00000000" w:rsidP="00000000" w:rsidRDefault="00000000" w:rsidRPr="00000000" w14:paraId="000004E4">
      <w:pPr>
        <w:spacing w:line="240" w:lineRule="auto"/>
        <w:rPr>
          <w:sz w:val="20"/>
          <w:szCs w:val="20"/>
        </w:rPr>
      </w:pPr>
      <w:r w:rsidDel="00000000" w:rsidR="00000000" w:rsidRPr="00000000">
        <w:rPr>
          <w:sz w:val="20"/>
          <w:szCs w:val="20"/>
          <w:rtl w:val="0"/>
        </w:rPr>
        <w:t xml:space="preserve">Rintex (2012).</w:t>
      </w:r>
      <w:r w:rsidDel="00000000" w:rsidR="00000000" w:rsidRPr="00000000">
        <w:rPr>
          <w:i w:val="1"/>
          <w:sz w:val="20"/>
          <w:szCs w:val="20"/>
          <w:rtl w:val="0"/>
        </w:rPr>
        <w:t xml:space="preserve"> Packing</w:t>
      </w:r>
      <w:r w:rsidDel="00000000" w:rsidR="00000000" w:rsidRPr="00000000">
        <w:rPr>
          <w:sz w:val="20"/>
          <w:szCs w:val="20"/>
          <w:rtl w:val="0"/>
        </w:rPr>
        <w:t xml:space="preserve">. </w:t>
      </w:r>
      <w:r w:rsidDel="00000000" w:rsidR="00000000" w:rsidRPr="00000000">
        <w:rPr>
          <w:sz w:val="20"/>
          <w:szCs w:val="20"/>
          <w:u w:val="single"/>
          <w:rtl w:val="0"/>
        </w:rPr>
        <w:t xml:space="preserve">http://rintex-en.goplek.com/527/packing.html</w:t>
      </w:r>
      <w:r w:rsidDel="00000000" w:rsidR="00000000" w:rsidRPr="00000000">
        <w:rPr>
          <w:rtl w:val="0"/>
        </w:rPr>
      </w:r>
    </w:p>
    <w:p w:rsidR="00000000" w:rsidDel="00000000" w:rsidP="00000000" w:rsidRDefault="00000000" w:rsidRPr="00000000" w14:paraId="000004E5">
      <w:pPr>
        <w:spacing w:line="240" w:lineRule="auto"/>
        <w:rPr>
          <w:sz w:val="20"/>
          <w:szCs w:val="20"/>
        </w:rPr>
      </w:pPr>
      <w:r w:rsidDel="00000000" w:rsidR="00000000" w:rsidRPr="00000000">
        <w:rPr>
          <w:rtl w:val="0"/>
        </w:rPr>
      </w:r>
    </w:p>
    <w:p w:rsidR="00000000" w:rsidDel="00000000" w:rsidP="00000000" w:rsidRDefault="00000000" w:rsidRPr="00000000" w14:paraId="000004E6">
      <w:pPr>
        <w:numPr>
          <w:ilvl w:val="0"/>
          <w:numId w:val="6"/>
        </w:numPr>
        <w:pBdr>
          <w:top w:space="0" w:sz="0" w:val="nil"/>
          <w:left w:space="0" w:sz="0" w:val="nil"/>
          <w:bottom w:space="0" w:sz="0" w:val="nil"/>
          <w:right w:space="0" w:sz="0" w:val="nil"/>
          <w:between w:space="0" w:sz="0" w:val="nil"/>
        </w:pBdr>
        <w:spacing w:line="360" w:lineRule="auto"/>
        <w:ind w:left="284" w:hanging="284"/>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4E7">
      <w:pPr>
        <w:pBdr>
          <w:top w:space="0" w:sz="0" w:val="nil"/>
          <w:left w:space="0" w:sz="0" w:val="nil"/>
          <w:bottom w:space="0" w:sz="0" w:val="nil"/>
          <w:right w:space="0" w:sz="0" w:val="nil"/>
          <w:between w:space="0" w:sz="0" w:val="nil"/>
        </w:pBdr>
        <w:spacing w:line="360" w:lineRule="auto"/>
        <w:ind w:left="720" w:firstLine="0"/>
        <w:jc w:val="both"/>
        <w:rPr>
          <w:b w:val="1"/>
          <w:sz w:val="20"/>
          <w:szCs w:val="20"/>
        </w:rPr>
      </w:pPr>
      <w:r w:rsidDel="00000000" w:rsidR="00000000" w:rsidRPr="00000000">
        <w:rPr>
          <w:rtl w:val="0"/>
        </w:rPr>
      </w:r>
    </w:p>
    <w:tbl>
      <w:tblPr>
        <w:tblStyle w:val="Table40"/>
        <w:tblW w:w="98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1995"/>
        <w:gridCol w:w="1680"/>
        <w:gridCol w:w="3075"/>
        <w:gridCol w:w="1830"/>
        <w:tblGridChange w:id="0">
          <w:tblGrid>
            <w:gridCol w:w="1230"/>
            <w:gridCol w:w="1995"/>
            <w:gridCol w:w="1680"/>
            <w:gridCol w:w="3075"/>
            <w:gridCol w:w="1830"/>
          </w:tblGrid>
        </w:tblGridChange>
      </w:tblGrid>
      <w:tr>
        <w:trPr>
          <w:cantSplit w:val="0"/>
          <w:trHeight w:val="1355" w:hRule="atLeast"/>
          <w:tblHeader w:val="0"/>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8">
            <w:pPr>
              <w:spacing w:line="360" w:lineRule="auto"/>
              <w:ind w:left="140" w:firstLine="0"/>
              <w:jc w:val="both"/>
              <w:rPr>
                <w:sz w:val="20"/>
                <w:szCs w:val="20"/>
              </w:rPr>
            </w:pPr>
            <w:r w:rsidDel="00000000" w:rsidR="00000000" w:rsidRPr="00000000">
              <w:rPr>
                <w:sz w:val="20"/>
                <w:szCs w:val="20"/>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9">
            <w:pPr>
              <w:spacing w:line="360" w:lineRule="auto"/>
              <w:ind w:left="140" w:firstLine="0"/>
              <w:jc w:val="both"/>
              <w:rPr>
                <w:sz w:val="20"/>
                <w:szCs w:val="20"/>
              </w:rPr>
            </w:pPr>
            <w:r w:rsidDel="00000000" w:rsidR="00000000" w:rsidRPr="00000000">
              <w:rPr>
                <w:sz w:val="20"/>
                <w:szCs w:val="20"/>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A">
            <w:pPr>
              <w:spacing w:line="360" w:lineRule="auto"/>
              <w:ind w:left="140" w:firstLine="0"/>
              <w:jc w:val="both"/>
              <w:rPr>
                <w:sz w:val="20"/>
                <w:szCs w:val="20"/>
              </w:rPr>
            </w:pPr>
            <w:r w:rsidDel="00000000" w:rsidR="00000000" w:rsidRPr="00000000">
              <w:rPr>
                <w:sz w:val="20"/>
                <w:szCs w:val="20"/>
                <w:rtl w:val="0"/>
              </w:rPr>
              <w:t xml:space="preserve">Cargo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B">
            <w:pPr>
              <w:spacing w:line="360" w:lineRule="auto"/>
              <w:ind w:left="140" w:firstLine="0"/>
              <w:jc w:val="both"/>
              <w:rPr>
                <w:sz w:val="20"/>
                <w:szCs w:val="20"/>
              </w:rPr>
            </w:pPr>
            <w:r w:rsidDel="00000000" w:rsidR="00000000" w:rsidRPr="00000000">
              <w:rPr>
                <w:sz w:val="20"/>
                <w:szCs w:val="20"/>
                <w:rtl w:val="0"/>
              </w:rPr>
              <w:t xml:space="preserve">Dependencia</w:t>
            </w:r>
          </w:p>
          <w:p w:rsidR="00000000" w:rsidDel="00000000" w:rsidP="00000000" w:rsidRDefault="00000000" w:rsidRPr="00000000" w14:paraId="000004EC">
            <w:pPr>
              <w:spacing w:line="360" w:lineRule="auto"/>
              <w:ind w:left="140" w:firstLine="0"/>
              <w:jc w:val="both"/>
              <w:rPr>
                <w:i w:val="1"/>
                <w:sz w:val="20"/>
                <w:szCs w:val="20"/>
              </w:rPr>
            </w:pPr>
            <w:r w:rsidDel="00000000" w:rsidR="00000000" w:rsidRPr="00000000">
              <w:rPr>
                <w:i w:val="1"/>
                <w:sz w:val="20"/>
                <w:szCs w:val="20"/>
                <w:rtl w:val="0"/>
              </w:rPr>
              <w:t xml:space="preserve">(Para el SENA indicar Regional y Centro de Formación)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D">
            <w:pPr>
              <w:spacing w:line="360" w:lineRule="auto"/>
              <w:ind w:left="140" w:firstLine="0"/>
              <w:jc w:val="both"/>
              <w:rPr>
                <w:sz w:val="20"/>
                <w:szCs w:val="20"/>
              </w:rPr>
            </w:pPr>
            <w:r w:rsidDel="00000000" w:rsidR="00000000" w:rsidRPr="00000000">
              <w:rPr>
                <w:sz w:val="20"/>
                <w:szCs w:val="20"/>
                <w:rtl w:val="0"/>
              </w:rPr>
              <w:t xml:space="preserve">Fecha</w:t>
            </w:r>
          </w:p>
        </w:tc>
      </w:tr>
      <w:tr>
        <w:trPr>
          <w:cantSplit w:val="0"/>
          <w:trHeight w:val="1355" w:hRule="atLeast"/>
          <w:tblHeader w:val="0"/>
        </w:trPr>
        <w:tc>
          <w:tcPr>
            <w:vMerge w:val="restart"/>
            <w:tcBorders>
              <w:top w:color="000000" w:space="0" w:sz="0" w:val="nil"/>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E">
            <w:pPr>
              <w:spacing w:line="360" w:lineRule="auto"/>
              <w:ind w:left="140" w:firstLine="0"/>
              <w:jc w:val="both"/>
              <w:rPr>
                <w:sz w:val="20"/>
                <w:szCs w:val="20"/>
              </w:rPr>
            </w:pPr>
            <w:r w:rsidDel="00000000" w:rsidR="00000000" w:rsidRPr="00000000">
              <w:rPr>
                <w:sz w:val="20"/>
                <w:szCs w:val="20"/>
                <w:rtl w:val="0"/>
              </w:rPr>
              <w:t xml:space="preserve">Autor (es)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F">
            <w:pPr>
              <w:spacing w:line="360" w:lineRule="auto"/>
              <w:ind w:left="140" w:firstLine="0"/>
              <w:jc w:val="both"/>
              <w:rPr>
                <w:sz w:val="20"/>
                <w:szCs w:val="20"/>
              </w:rPr>
            </w:pPr>
            <w:r w:rsidDel="00000000" w:rsidR="00000000" w:rsidRPr="00000000">
              <w:rPr>
                <w:sz w:val="20"/>
                <w:szCs w:val="20"/>
                <w:rtl w:val="0"/>
              </w:rPr>
              <w:t xml:space="preserve">Ledy Johana Velásquez Hernández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0">
            <w:pPr>
              <w:spacing w:line="360" w:lineRule="auto"/>
              <w:ind w:left="140" w:firstLine="0"/>
              <w:jc w:val="both"/>
              <w:rPr>
                <w:sz w:val="20"/>
                <w:szCs w:val="20"/>
              </w:rPr>
            </w:pPr>
            <w:r w:rsidDel="00000000" w:rsidR="00000000" w:rsidRPr="00000000">
              <w:rPr>
                <w:sz w:val="20"/>
                <w:szCs w:val="20"/>
                <w:rtl w:val="0"/>
              </w:rPr>
              <w:t xml:space="preserve">Diseño y desarrollo curricular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1">
            <w:pPr>
              <w:spacing w:line="360" w:lineRule="auto"/>
              <w:ind w:left="140" w:firstLine="0"/>
              <w:jc w:val="both"/>
              <w:rPr>
                <w:sz w:val="20"/>
                <w:szCs w:val="20"/>
              </w:rPr>
            </w:pPr>
            <w:r w:rsidDel="00000000" w:rsidR="00000000" w:rsidRPr="00000000">
              <w:rPr>
                <w:sz w:val="20"/>
                <w:szCs w:val="20"/>
                <w:rtl w:val="0"/>
              </w:rPr>
              <w:t xml:space="preserve">Regional Antioquía - Diseño, confección y moda. </w:t>
            </w:r>
          </w:p>
          <w:p w:rsidR="00000000" w:rsidDel="00000000" w:rsidP="00000000" w:rsidRDefault="00000000" w:rsidRPr="00000000" w14:paraId="000004F2">
            <w:pPr>
              <w:spacing w:line="360" w:lineRule="auto"/>
              <w:ind w:left="140" w:firstLine="0"/>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3">
            <w:pPr>
              <w:spacing w:line="360" w:lineRule="auto"/>
              <w:ind w:left="140" w:firstLine="0"/>
              <w:jc w:val="both"/>
              <w:rPr>
                <w:sz w:val="20"/>
                <w:szCs w:val="20"/>
              </w:rPr>
            </w:pPr>
            <w:r w:rsidDel="00000000" w:rsidR="00000000" w:rsidRPr="00000000">
              <w:rPr>
                <w:sz w:val="20"/>
                <w:szCs w:val="20"/>
                <w:rtl w:val="0"/>
              </w:rPr>
              <w:t xml:space="preserve">Junio de 2021 </w:t>
            </w:r>
          </w:p>
          <w:p w:rsidR="00000000" w:rsidDel="00000000" w:rsidP="00000000" w:rsidRDefault="00000000" w:rsidRPr="00000000" w14:paraId="000004F4">
            <w:pPr>
              <w:spacing w:line="360" w:lineRule="auto"/>
              <w:ind w:left="140" w:firstLine="0"/>
              <w:jc w:val="both"/>
              <w:rPr>
                <w:sz w:val="20"/>
                <w:szCs w:val="20"/>
              </w:rPr>
            </w:pPr>
            <w:r w:rsidDel="00000000" w:rsidR="00000000" w:rsidRPr="00000000">
              <w:rPr>
                <w:sz w:val="20"/>
                <w:szCs w:val="20"/>
                <w:rtl w:val="0"/>
              </w:rPr>
              <w:t xml:space="preserve">  </w:t>
            </w:r>
          </w:p>
        </w:tc>
      </w:tr>
      <w:tr>
        <w:trPr>
          <w:cantSplit w:val="0"/>
          <w:trHeight w:val="1115" w:hRule="atLeast"/>
          <w:tblHeader w:val="0"/>
        </w:trPr>
        <w:tc>
          <w:tcPr>
            <w:vMerge w:val="continue"/>
            <w:tcBorders>
              <w:top w:color="000000" w:space="0" w:sz="0" w:val="nil"/>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6">
            <w:pPr>
              <w:spacing w:line="360" w:lineRule="auto"/>
              <w:ind w:left="140" w:firstLine="0"/>
              <w:jc w:val="both"/>
              <w:rPr>
                <w:sz w:val="20"/>
                <w:szCs w:val="20"/>
              </w:rPr>
            </w:pPr>
            <w:r w:rsidDel="00000000" w:rsidR="00000000" w:rsidRPr="00000000">
              <w:rPr>
                <w:sz w:val="20"/>
                <w:szCs w:val="20"/>
                <w:rtl w:val="0"/>
              </w:rPr>
              <w:t xml:space="preserve">Paola Angélica Castro Salazar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7">
            <w:pPr>
              <w:spacing w:line="360" w:lineRule="auto"/>
              <w:ind w:left="140" w:firstLine="0"/>
              <w:jc w:val="both"/>
              <w:rPr>
                <w:sz w:val="20"/>
                <w:szCs w:val="20"/>
              </w:rPr>
            </w:pPr>
            <w:r w:rsidDel="00000000" w:rsidR="00000000" w:rsidRPr="00000000">
              <w:rPr>
                <w:sz w:val="20"/>
                <w:szCs w:val="20"/>
                <w:rtl w:val="0"/>
              </w:rPr>
              <w:t xml:space="preserve">Diseño y desarrollo curricular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8">
            <w:pPr>
              <w:spacing w:line="360" w:lineRule="auto"/>
              <w:ind w:left="140" w:firstLine="0"/>
              <w:jc w:val="both"/>
              <w:rPr>
                <w:sz w:val="20"/>
                <w:szCs w:val="20"/>
              </w:rPr>
            </w:pPr>
            <w:r w:rsidDel="00000000" w:rsidR="00000000" w:rsidRPr="00000000">
              <w:rPr>
                <w:sz w:val="20"/>
                <w:szCs w:val="20"/>
                <w:rtl w:val="0"/>
              </w:rPr>
              <w:t xml:space="preserve">Regional Antioquía - Diseño, confección y moda.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9">
            <w:pPr>
              <w:spacing w:line="360" w:lineRule="auto"/>
              <w:ind w:left="140" w:firstLine="0"/>
              <w:jc w:val="both"/>
              <w:rPr>
                <w:sz w:val="20"/>
                <w:szCs w:val="20"/>
              </w:rPr>
            </w:pPr>
            <w:r w:rsidDel="00000000" w:rsidR="00000000" w:rsidRPr="00000000">
              <w:rPr>
                <w:sz w:val="20"/>
                <w:szCs w:val="20"/>
                <w:rtl w:val="0"/>
              </w:rPr>
              <w:t xml:space="preserve">Junio de 2021 </w:t>
            </w:r>
          </w:p>
        </w:tc>
      </w:tr>
      <w:tr>
        <w:trPr>
          <w:cantSplit w:val="0"/>
          <w:trHeight w:val="815" w:hRule="atLeast"/>
          <w:tblHeader w:val="0"/>
        </w:trPr>
        <w:tc>
          <w:tcPr>
            <w:vMerge w:val="continue"/>
            <w:tcBorders>
              <w:top w:color="000000" w:space="0" w:sz="0" w:val="nil"/>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B">
            <w:pPr>
              <w:spacing w:line="360" w:lineRule="auto"/>
              <w:ind w:left="140" w:firstLine="0"/>
              <w:jc w:val="both"/>
              <w:rPr>
                <w:sz w:val="20"/>
                <w:szCs w:val="20"/>
              </w:rPr>
            </w:pPr>
            <w:r w:rsidDel="00000000" w:rsidR="00000000" w:rsidRPr="00000000">
              <w:rPr>
                <w:sz w:val="20"/>
                <w:szCs w:val="20"/>
                <w:rtl w:val="0"/>
              </w:rPr>
              <w:t xml:space="preserve">Fernelis Mauricio Echeverri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C">
            <w:pPr>
              <w:spacing w:line="360" w:lineRule="auto"/>
              <w:ind w:left="140" w:firstLine="0"/>
              <w:jc w:val="both"/>
              <w:rPr>
                <w:sz w:val="20"/>
                <w:szCs w:val="20"/>
              </w:rPr>
            </w:pPr>
            <w:r w:rsidDel="00000000" w:rsidR="00000000" w:rsidRPr="00000000">
              <w:rPr>
                <w:sz w:val="20"/>
                <w:szCs w:val="20"/>
                <w:rtl w:val="0"/>
              </w:rPr>
              <w:t xml:space="preserve">Experto temático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D">
            <w:pPr>
              <w:spacing w:line="360" w:lineRule="auto"/>
              <w:ind w:left="140" w:firstLine="0"/>
              <w:jc w:val="both"/>
              <w:rPr>
                <w:sz w:val="20"/>
                <w:szCs w:val="20"/>
              </w:rPr>
            </w:pPr>
            <w:r w:rsidDel="00000000" w:rsidR="00000000" w:rsidRPr="00000000">
              <w:rPr>
                <w:sz w:val="20"/>
                <w:szCs w:val="20"/>
                <w:rtl w:val="0"/>
              </w:rPr>
              <w:t xml:space="preserve">Regional Antioquía - Diseño, confección y moda.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E">
            <w:pPr>
              <w:spacing w:line="360" w:lineRule="auto"/>
              <w:ind w:left="140" w:firstLine="0"/>
              <w:jc w:val="both"/>
              <w:rPr>
                <w:sz w:val="20"/>
                <w:szCs w:val="20"/>
              </w:rPr>
            </w:pPr>
            <w:r w:rsidDel="00000000" w:rsidR="00000000" w:rsidRPr="00000000">
              <w:rPr>
                <w:sz w:val="20"/>
                <w:szCs w:val="20"/>
                <w:rtl w:val="0"/>
              </w:rPr>
              <w:t xml:space="preserve">Junio de 2021 </w:t>
            </w:r>
          </w:p>
        </w:tc>
      </w:tr>
      <w:tr>
        <w:trPr>
          <w:cantSplit w:val="0"/>
          <w:trHeight w:val="815" w:hRule="atLeast"/>
          <w:tblHeader w:val="0"/>
        </w:trPr>
        <w:tc>
          <w:tcPr>
            <w:vMerge w:val="continue"/>
            <w:tcBorders>
              <w:top w:color="000000" w:space="0" w:sz="0" w:val="nil"/>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0">
            <w:pPr>
              <w:spacing w:line="360" w:lineRule="auto"/>
              <w:ind w:left="140" w:firstLine="0"/>
              <w:jc w:val="both"/>
              <w:rPr>
                <w:sz w:val="20"/>
                <w:szCs w:val="20"/>
              </w:rPr>
            </w:pPr>
            <w:r w:rsidDel="00000000" w:rsidR="00000000" w:rsidRPr="00000000">
              <w:rPr>
                <w:sz w:val="20"/>
                <w:szCs w:val="20"/>
                <w:rtl w:val="0"/>
              </w:rPr>
              <w:t xml:space="preserve">María Inés Machado López</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1">
            <w:pPr>
              <w:spacing w:line="360" w:lineRule="auto"/>
              <w:ind w:left="140" w:firstLine="0"/>
              <w:jc w:val="both"/>
              <w:rPr>
                <w:sz w:val="20"/>
                <w:szCs w:val="20"/>
              </w:rPr>
            </w:pPr>
            <w:r w:rsidDel="00000000" w:rsidR="00000000" w:rsidRPr="00000000">
              <w:rPr>
                <w:sz w:val="20"/>
                <w:szCs w:val="20"/>
                <w:rtl w:val="0"/>
              </w:rPr>
              <w:t xml:space="preserve">Diseño Instruccional</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2">
            <w:pPr>
              <w:spacing w:line="360" w:lineRule="auto"/>
              <w:ind w:left="140" w:firstLine="0"/>
              <w:jc w:val="both"/>
              <w:rPr>
                <w:sz w:val="20"/>
                <w:szCs w:val="20"/>
              </w:rPr>
            </w:pPr>
            <w:r w:rsidDel="00000000" w:rsidR="00000000" w:rsidRPr="00000000">
              <w:rPr>
                <w:sz w:val="20"/>
                <w:szCs w:val="20"/>
                <w:rtl w:val="0"/>
              </w:rPr>
              <w:t xml:space="preserve">Regional Cundinamarca – Diseño y metrología</w:t>
            </w:r>
          </w:p>
        </w:tc>
        <w:tc>
          <w:tcPr>
            <w:tcBorders>
              <w:top w:color="000000" w:space="0" w:sz="0" w:val="nil"/>
              <w:left w:color="000000" w:space="0" w:sz="0" w:val="nil"/>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3">
            <w:pPr>
              <w:spacing w:line="360" w:lineRule="auto"/>
              <w:ind w:left="140" w:firstLine="0"/>
              <w:jc w:val="both"/>
              <w:rPr>
                <w:sz w:val="20"/>
                <w:szCs w:val="20"/>
              </w:rPr>
            </w:pPr>
            <w:r w:rsidDel="00000000" w:rsidR="00000000" w:rsidRPr="00000000">
              <w:rPr>
                <w:sz w:val="20"/>
                <w:szCs w:val="20"/>
                <w:rtl w:val="0"/>
              </w:rPr>
              <w:t xml:space="preserve">Junio de 2021</w:t>
            </w:r>
          </w:p>
        </w:tc>
      </w:tr>
      <w:tr>
        <w:trPr>
          <w:cantSplit w:val="0"/>
          <w:trHeight w:val="815" w:hRule="atLeast"/>
          <w:tblHeader w:val="0"/>
        </w:trPr>
        <w:tc>
          <w:tcPr>
            <w:vMerge w:val="continue"/>
            <w:tcBorders>
              <w:top w:color="000000" w:space="0" w:sz="0" w:val="nil"/>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8"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505">
            <w:pPr>
              <w:spacing w:line="360" w:lineRule="auto"/>
              <w:ind w:left="140" w:firstLine="0"/>
              <w:jc w:val="both"/>
              <w:rPr>
                <w:sz w:val="20"/>
                <w:szCs w:val="20"/>
              </w:rPr>
            </w:pPr>
            <w:r w:rsidDel="00000000" w:rsidR="00000000" w:rsidRPr="00000000">
              <w:rPr>
                <w:sz w:val="20"/>
                <w:szCs w:val="20"/>
                <w:rtl w:val="0"/>
              </w:rPr>
              <w:t xml:space="preserve">Alix Cecilia Chinchilla Rueda</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506">
            <w:pPr>
              <w:spacing w:line="360" w:lineRule="auto"/>
              <w:ind w:left="140" w:firstLine="0"/>
              <w:jc w:val="both"/>
              <w:rPr>
                <w:sz w:val="20"/>
                <w:szCs w:val="20"/>
              </w:rPr>
            </w:pPr>
            <w:r w:rsidDel="00000000" w:rsidR="00000000" w:rsidRPr="00000000">
              <w:rPr>
                <w:sz w:val="20"/>
                <w:szCs w:val="20"/>
                <w:rtl w:val="0"/>
              </w:rPr>
              <w:t xml:space="preserve">Evaluadora instruccional</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507">
            <w:pPr>
              <w:spacing w:line="360" w:lineRule="auto"/>
              <w:ind w:left="140" w:firstLine="0"/>
              <w:jc w:val="both"/>
              <w:rPr>
                <w:sz w:val="20"/>
                <w:szCs w:val="20"/>
              </w:rPr>
            </w:pPr>
            <w:r w:rsidDel="00000000" w:rsidR="00000000" w:rsidRPr="00000000">
              <w:rPr>
                <w:sz w:val="20"/>
                <w:szCs w:val="20"/>
                <w:rtl w:val="0"/>
              </w:rPr>
              <w:t xml:space="preserve">Regional Distrito capital – Centro Gestión Industrial</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508">
            <w:pPr>
              <w:spacing w:line="360" w:lineRule="auto"/>
              <w:ind w:left="140" w:firstLine="0"/>
              <w:jc w:val="both"/>
              <w:rPr>
                <w:sz w:val="20"/>
                <w:szCs w:val="20"/>
              </w:rPr>
            </w:pPr>
            <w:r w:rsidDel="00000000" w:rsidR="00000000" w:rsidRPr="00000000">
              <w:rPr>
                <w:sz w:val="20"/>
                <w:szCs w:val="20"/>
                <w:rtl w:val="0"/>
              </w:rPr>
              <w:t xml:space="preserve">Junio de 2021</w:t>
            </w:r>
          </w:p>
        </w:tc>
      </w:tr>
      <w:tr>
        <w:trPr>
          <w:cantSplit w:val="0"/>
          <w:trHeight w:val="815" w:hRule="atLeast"/>
          <w:tblHeader w:val="0"/>
        </w:trPr>
        <w:tc>
          <w:tcPr>
            <w:vMerge w:val="continue"/>
            <w:tcBorders>
              <w:top w:color="000000" w:space="0" w:sz="0" w:val="nil"/>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8"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50A">
            <w:pPr>
              <w:spacing w:line="360" w:lineRule="auto"/>
              <w:ind w:left="140" w:firstLine="0"/>
              <w:jc w:val="both"/>
              <w:rPr>
                <w:sz w:val="20"/>
                <w:szCs w:val="20"/>
              </w:rPr>
            </w:pPr>
            <w:r w:rsidDel="00000000" w:rsidR="00000000" w:rsidRPr="00000000">
              <w:rPr>
                <w:sz w:val="20"/>
                <w:szCs w:val="20"/>
                <w:rtl w:val="0"/>
              </w:rPr>
              <w:t xml:space="preserve">Jhon Jairo Rodríguez Pérez</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50B">
            <w:pPr>
              <w:spacing w:line="360" w:lineRule="auto"/>
              <w:ind w:left="140" w:firstLine="0"/>
              <w:jc w:val="both"/>
              <w:rPr>
                <w:sz w:val="20"/>
                <w:szCs w:val="20"/>
              </w:rPr>
            </w:pPr>
            <w:r w:rsidDel="00000000" w:rsidR="00000000" w:rsidRPr="00000000">
              <w:rPr>
                <w:sz w:val="20"/>
                <w:szCs w:val="20"/>
                <w:rtl w:val="0"/>
              </w:rPr>
              <w:t xml:space="preserve">Diseñador y evaluador instruccional</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50C">
            <w:pPr>
              <w:spacing w:line="360" w:lineRule="auto"/>
              <w:ind w:left="140" w:firstLine="0"/>
              <w:jc w:val="both"/>
              <w:rPr>
                <w:sz w:val="20"/>
                <w:szCs w:val="20"/>
              </w:rPr>
            </w:pPr>
            <w:r w:rsidDel="00000000" w:rsidR="00000000" w:rsidRPr="00000000">
              <w:rPr>
                <w:sz w:val="20"/>
                <w:szCs w:val="20"/>
                <w:rtl w:val="0"/>
              </w:rPr>
              <w:t xml:space="preserve">Regional Distrito Capital Centro para la Industria de la Comunicación Gráfica.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50D">
            <w:pPr>
              <w:spacing w:line="360" w:lineRule="auto"/>
              <w:ind w:left="140" w:firstLine="0"/>
              <w:jc w:val="both"/>
              <w:rPr>
                <w:sz w:val="20"/>
                <w:szCs w:val="20"/>
              </w:rPr>
            </w:pPr>
            <w:r w:rsidDel="00000000" w:rsidR="00000000" w:rsidRPr="00000000">
              <w:rPr>
                <w:sz w:val="20"/>
                <w:szCs w:val="20"/>
                <w:rtl w:val="0"/>
              </w:rPr>
              <w:t xml:space="preserve">Julio de 2021</w:t>
            </w:r>
          </w:p>
        </w:tc>
      </w:tr>
    </w:tbl>
    <w:p w:rsidR="00000000" w:rsidDel="00000000" w:rsidP="00000000" w:rsidRDefault="00000000" w:rsidRPr="00000000" w14:paraId="0000050E">
      <w:pPr>
        <w:pBdr>
          <w:top w:space="0" w:sz="0" w:val="nil"/>
          <w:left w:space="0" w:sz="0" w:val="nil"/>
          <w:bottom w:space="0" w:sz="0" w:val="nil"/>
          <w:right w:space="0" w:sz="0" w:val="nil"/>
          <w:between w:space="0" w:sz="0" w:val="nil"/>
        </w:pBdr>
        <w:spacing w:line="36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50F">
      <w:pPr>
        <w:numPr>
          <w:ilvl w:val="0"/>
          <w:numId w:val="6"/>
        </w:numPr>
        <w:pBdr>
          <w:top w:space="0" w:sz="0" w:val="nil"/>
          <w:left w:space="0" w:sz="0" w:val="nil"/>
          <w:bottom w:space="0" w:sz="0" w:val="nil"/>
          <w:right w:space="0" w:sz="0" w:val="nil"/>
          <w:between w:space="0" w:sz="0" w:val="nil"/>
        </w:pBdr>
        <w:spacing w:line="360" w:lineRule="auto"/>
        <w:ind w:left="284" w:hanging="284"/>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510">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511">
      <w:pPr>
        <w:spacing w:line="360" w:lineRule="auto"/>
        <w:rPr>
          <w:sz w:val="20"/>
          <w:szCs w:val="20"/>
        </w:rPr>
      </w:pPr>
      <w:r w:rsidDel="00000000" w:rsidR="00000000" w:rsidRPr="00000000">
        <w:rPr>
          <w:rtl w:val="0"/>
        </w:rPr>
      </w:r>
    </w:p>
    <w:tbl>
      <w:tblPr>
        <w:tblStyle w:val="Table4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512">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513">
            <w:pPr>
              <w:spacing w:line="360"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514">
            <w:pPr>
              <w:spacing w:line="360"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515">
            <w:pPr>
              <w:spacing w:line="360"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516">
            <w:pPr>
              <w:spacing w:line="360"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517">
            <w:pPr>
              <w:spacing w:line="360"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518">
            <w:pPr>
              <w:spacing w:line="360"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519">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51A">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51B">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51C">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51D">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51E">
      <w:pPr>
        <w:spacing w:line="360" w:lineRule="auto"/>
        <w:rPr>
          <w:sz w:val="20"/>
          <w:szCs w:val="20"/>
        </w:rPr>
      </w:pPr>
      <w:r w:rsidDel="00000000" w:rsidR="00000000" w:rsidRPr="00000000">
        <w:rPr>
          <w:rtl w:val="0"/>
        </w:rPr>
      </w:r>
    </w:p>
    <w:p w:rsidR="00000000" w:rsidDel="00000000" w:rsidP="00000000" w:rsidRDefault="00000000" w:rsidRPr="00000000" w14:paraId="0000051F">
      <w:pPr>
        <w:spacing w:line="360" w:lineRule="auto"/>
        <w:rPr>
          <w:sz w:val="20"/>
          <w:szCs w:val="20"/>
        </w:rPr>
      </w:pPr>
      <w:r w:rsidDel="00000000" w:rsidR="00000000" w:rsidRPr="00000000">
        <w:rPr>
          <w:rtl w:val="0"/>
        </w:rPr>
      </w:r>
    </w:p>
    <w:sectPr>
      <w:headerReference r:id="rId79" w:type="default"/>
      <w:footerReference r:id="rId8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X CECILIA CHINCHILLA RUEDA" w:id="9" w:date="2021-06-24T05:49:00Z">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w:t>
      </w:r>
    </w:p>
  </w:comment>
  <w:comment w:author="ALIX CECILIA CHINCHILLA RUEDA" w:id="1" w:date="2021-06-24T05:35:00Z">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un recurso tipo acordeón para presentar esta información.</w:t>
      </w:r>
    </w:p>
  </w:comment>
  <w:comment w:author="Paola Angelica Castro Salazar" w:id="3" w:date="2021-06-04T09:45:00Z">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fuente lleva al repositorio invitando al aprendiz a consultar las demás normas técnicas.</w:t>
      </w:r>
    </w:p>
  </w:comment>
  <w:comment w:author="Jhon jairo Rodriguez perez" w:id="43" w:date="2021-07-04T09:21:00Z">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https://es.123rf.com/photo_42054615_cerca-retrato-de-proceso-de-etiquetado-para-cloting-producto-en-f%C3%A1brica-textil.html</w:t>
      </w:r>
    </w:p>
  </w:comment>
  <w:comment w:author="paola castro" w:id="82" w:date="2021-06-02T18:15:00Z">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COMPLEMENTARIO SUGERIDO COMO LLAMADO LA ACCIÓN EN APARTADOS DEL COMPONENTE</w:t>
      </w:r>
    </w:p>
  </w:comment>
  <w:comment w:author="María Inés Machado López" w:id="29" w:date="2021-07-26T19:22:00Z">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haciéndose PPT, para presentar el material de vídeo del paso a paso</w:t>
      </w:r>
    </w:p>
  </w:comment>
  <w:comment w:author="Jhon jairo Rodriguez perez" w:id="42" w:date="2021-07-04T09:18:00Z">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https://es.dreamstime.com/photos-images/seco.html</w:t>
      </w:r>
    </w:p>
  </w:comment>
  <w:comment w:author="María Inés Machado López" w:id="6" w:date="2021-07-26T05:29:00Z">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la información a modo de caja de texto con color.</w:t>
      </w:r>
    </w:p>
  </w:comment>
  <w:comment w:author="María Inés Machado López" w:id="64" w:date="2021-07-26T19:31:00Z">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indicando material complementario</w:t>
      </w:r>
    </w:p>
  </w:comment>
  <w:comment w:author="María Inés Machado López" w:id="56" w:date="2021-07-26T19:30:00Z">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indicando material complementario</w:t>
      </w:r>
    </w:p>
  </w:comment>
  <w:comment w:author="María Inés Machado López" w:id="26" w:date="2021-07-26T17:17:00Z">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mediante nomenclatura digital</w:t>
      </w:r>
    </w:p>
  </w:comment>
  <w:comment w:author="María Inés Machado López" w:id="60" w:date="2021-07-26T08:07:00Z">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w:t>
      </w:r>
    </w:p>
  </w:comment>
  <w:comment w:author="Paola Angelica Castro Salazar" w:id="62" w:date="2021-06-04T10:35:00Z">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7. FIGURA EDITABLE</w:t>
      </w:r>
    </w:p>
  </w:comment>
  <w:comment w:author="María Inés Machado López" w:id="67" w:date="2021-07-26T07:53:00Z">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 de la RED DE PRODUCCIÓN DEL SENA, subidos a la página de youtube.</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https://www.youtube.com/watch?v=HoLZv-WxqyU&amp;t=61s</w:t>
      </w:r>
    </w:p>
  </w:comment>
  <w:comment w:author="ALIX CECILIA CHINCHILLA RUEDA" w:id="69" w:date="2021-06-24T06:25:00Z">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w:t>
      </w:r>
    </w:p>
  </w:comment>
  <w:comment w:author="Paola Angelica Castro Salazar" w:id="2" w:date="2021-06-04T09:48:00Z">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anexo no es editable, dado que es información oficial de las normas y se deben citar tal cual se establece por las entidades que lo emiten.</w:t>
      </w:r>
    </w:p>
  </w:comment>
  <w:comment w:author="María Inés Machado López" w:id="54" w:date="2021-07-26T07:53:00Z">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 de la RED DE PRODUCCIÓN DEL SENA, subidos a la página de youtube.</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https://www.youtube.com/watch?v=yjTzSupLG64</w:t>
      </w:r>
    </w:p>
  </w:comment>
  <w:comment w:author="María Inés Machado López" w:id="17" w:date="2021-07-26T17:16:00Z">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mediante nomenclatura digital</w:t>
      </w:r>
    </w:p>
  </w:comment>
  <w:comment w:author="paola castro" w:id="19" w:date="2021-06-01T15:50:00Z">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Tener en cuenta los videos para los llamados a la acción</w:t>
      </w:r>
    </w:p>
  </w:comment>
  <w:comment w:author="María Inés Machado López" w:id="18" w:date="2021-07-26T19:29:00Z">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títulos de segundo orden</w:t>
      </w:r>
    </w:p>
  </w:comment>
  <w:comment w:author="María Inés Machado López" w:id="41" w:date="2021-07-26T19:28:00Z">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títulos de primer orden</w:t>
      </w:r>
    </w:p>
  </w:comment>
  <w:comment w:author="María Inés Machado López" w:id="53" w:date="2021-07-26T19:30:00Z">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modifico indicando material complementario</w:t>
      </w:r>
    </w:p>
  </w:comment>
  <w:comment w:author="paola castro" w:id="16" w:date="2021-06-02T18:04:00Z">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SENA, del programa Técnico en Elaboración de prendas de vestir sobre medidas, mirar comentario inicial por favor en este archivo</w:t>
      </w:r>
    </w:p>
  </w:comment>
  <w:comment w:author="paola castro" w:id="34" w:date="2021-06-02T16:19:00Z">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de la RED DE PRODUCCIÓN DEL SENA, subidos a la página de YouTube.</w:t>
      </w:r>
    </w:p>
  </w:comment>
  <w:comment w:author="María Inés Machado López" w:id="44" w:date="2021-07-26T19:29:00Z">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indicando material complementario</w:t>
      </w:r>
    </w:p>
  </w:comment>
  <w:comment w:author="Ledy Johana Velasquez Hernandez" w:id="73" w:date="2021-06-02T17:12:00Z">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llamado a la acción y colocar el siguiente enlace para descargar el recurso: https://www.youtube.com/watch?v=EUH9LPWhh3k</w:t>
      </w:r>
    </w:p>
  </w:comment>
  <w:comment w:author="Ledy Johana Velasquez Hernandez" w:id="63" w:date="2021-06-02T19:13:00Z">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Párrafo destacado, es un término importante</w:t>
      </w:r>
    </w:p>
  </w:comment>
  <w:comment w:author="ALIX CECILIA CHINCHILLA RUEDA" w:id="50" w:date="2021-06-24T06:15:00Z">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un texto destacado bloque de información.</w:t>
      </w:r>
    </w:p>
  </w:comment>
  <w:comment w:author="Ledy Johana Velasquez Hernandez" w:id="72" w:date="2021-06-02T17:12:00Z">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Invitar al aprendiz a descargar el PDF que se encontrará en el material complementario.  Documento_ Anexo_Hoja_de_Patronaje y corte</w:t>
      </w:r>
    </w:p>
  </w:comment>
  <w:comment w:author="María Inés Machado López" w:id="40" w:date="2021-07-26T19:21:00Z">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PPT_DI_CF8-3-Confeccion_de_un_pantalon_de_sudadera</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Corresponde con el paso de la orden operacional de confección de un pantalón de sudadera</w:t>
      </w:r>
    </w:p>
  </w:comment>
  <w:comment w:author="Ledy Johana Velasquez Hernandez" w:id="58" w:date="2021-06-02T14:41:00Z">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bloque interactivo, quizás si desarrollaron algún avatar para está tecnología que hable sobre él</w:t>
      </w:r>
    </w:p>
  </w:comment>
  <w:comment w:author="paola castro" w:id="20" w:date="2021-06-02T16:20:00Z">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de la RED DE PRODUCCIÓN DEL SENA, subidos a la página de youtube.</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VIDEO ES UN LLAMADO A LA ACCIÓN</w:t>
      </w:r>
    </w:p>
  </w:comment>
  <w:comment w:author="ZULEIDY MARIA RUIZ TORRES" w:id="47" w:date="2021-07-14T03:12:29Z">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María Inés Machado López" w:id="5" w:date="2021-07-26T19:24:00Z">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títulos de primer orden</w:t>
      </w:r>
    </w:p>
  </w:comment>
  <w:comment w:author="Ledy Johana Velasquez Hernandez" w:id="75" w:date="2021-06-02T17:12:00Z">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Invitar al aprendiz a descargar el PDF que se encontrará en el material complementario.  Documento_ Anexo_Hoja_de_inspección_producto_en_proceso</w:t>
      </w:r>
    </w:p>
  </w:comment>
  <w:comment w:author="María Inés Machado López" w:id="66" w:date="2021-07-26T19:31:00Z">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indicando material complementario</w:t>
      </w:r>
    </w:p>
  </w:comment>
  <w:comment w:author="paola castro" w:id="81" w:date="2021-06-02T18:14:00Z">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COMPLEMENTARIO SUGERIDO COMO LLAMADO LA ACCIÓN EN APARTADOS DEL COMPONENTE</w:t>
      </w:r>
    </w:p>
  </w:comment>
  <w:comment w:author="María Inés Machado López" w:id="12" w:date="2021-07-26T19:25:00Z">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dejando indicando 7 videos secuenciales para operaciones de maquina plana industrial</w:t>
      </w:r>
    </w:p>
  </w:comment>
  <w:comment w:author="María Inés Machado López" w:id="35" w:date="2021-07-26T07:53:00Z">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video no pertenece al SENA, por tanto, se sugiere un LLAMADO A LA ACCIÓN como material complementario</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Url’s https://www.youtube.com/watch?v=NHtzg2UrKHs</w:t>
      </w:r>
    </w:p>
  </w:comment>
  <w:comment w:author="María Inés Machado López" w:id="37" w:date="2021-07-26T07:53:00Z">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video no pertenece al SENA, por tanto, se sugiere un LLAMADO A LA ACCIÓN como material complementario</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Url’s https://www.youtube.com/watch?v=NHtzg2UrKHs</w:t>
      </w:r>
    </w:p>
  </w:comment>
  <w:comment w:author="Ledy Johana Velasquez Hernandez" w:id="76" w:date="2021-06-02T17:12:00Z">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Invitar al aprendiz a ver el video con el proceso de inspección de producto en pie de máquina link del SENA: https://www.youtube.com/watch?v=xlPFRjssa2Q</w:t>
      </w:r>
    </w:p>
  </w:comment>
  <w:comment w:author="María Inés Machado López" w:id="22" w:date="2021-07-26T19:26:00Z">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indicando material complementario</w:t>
      </w:r>
    </w:p>
  </w:comment>
  <w:comment w:author="María Inés Machado López" w:id="24" w:date="2021-07-26T19:26:00Z">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indicando material complementario</w:t>
      </w:r>
    </w:p>
  </w:comment>
  <w:comment w:author="ALIX CECILIA CHINCHILLA RUEDA" w:id="49" w:date="2021-06-24T06:14:00Z">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w:t>
      </w:r>
    </w:p>
  </w:comment>
  <w:comment w:author="María Inés Machado López" w:id="33" w:date="2021-07-26T19:29:00Z">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títulos de segundo orden</w:t>
      </w:r>
    </w:p>
  </w:comment>
  <w:comment w:author="Ledy Johana Velasquez Hernandez" w:id="70" w:date="2021-06-02T17:12:00Z">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Invitar al aprendiz a descargar el PDF que se encuentrara en el material complentario. Link Anexo_Códigos de defectos (Denim, casual,militar,work)</w:t>
      </w:r>
    </w:p>
  </w:comment>
  <w:comment w:author="ALIX CECILIA CHINCHILLA RUEDA" w:id="48" w:date="2021-06-24T06:14:00Z">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tres tarjetas verticales con la información señalada:</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Necesidades.</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Expectativas.</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Superar expectativas.</w:t>
      </w:r>
    </w:p>
  </w:comment>
  <w:comment w:author="María Inés Machado López" w:id="21" w:date="2021-07-30T10:55:00Z">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haciéndose PPT, para presentar el material de vídeo del paso a paso</w:t>
      </w:r>
    </w:p>
  </w:comment>
  <w:comment w:author="María Inés Machado López" w:id="45" w:date="2021-07-26T07:53:00Z">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deo de la RED DE PRODUCCIÓN DEL SENA, subidos a la página de youtube.</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https://www.youtube.com/watch?v=I8adPpXG-n8&amp;t=194s</w:t>
      </w:r>
    </w:p>
  </w:comment>
  <w:comment w:author="María Inés Machado López" w:id="23" w:date="2021-07-26T07:03:00Z">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un llamado a la acción, vincular al botón Youtube que enlace a los Video https://www.youtube.com/watch?v=xD1u53N8sWQ&amp;ab_channel=LaCosturadiy,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https://www.youtube.com/watch?v=g7nLMKAMVVQ&amp;ab_channel=informativo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videos externos al SENA</w:t>
      </w:r>
    </w:p>
  </w:comment>
  <w:comment w:author="ALIX CECILIA CHINCHILLA RUEDA" w:id="0" w:date="2021-06-24T05:36:00Z">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 bloque de texto tipo 1, para resaltar la información correspondiente.</w:t>
      </w:r>
    </w:p>
  </w:comment>
  <w:comment w:author="Ledy Johana Velasquez Hernandez" w:id="68" w:date="2021-06-02T17:12:00Z">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Invitar al aprendiz a descargar el PDF que se encuentra en el material complentario.</w:t>
      </w:r>
    </w:p>
  </w:comment>
  <w:comment w:author="María Inés Machado López" w:id="57" w:date="2021-07-26T07:53:00Z">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 de la RED DE PRODUCCIÓN DEL SENA, subidos a la página de youtube.</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https://www.youtube.com/watch?v=yjTzSupLG64</w:t>
      </w:r>
    </w:p>
  </w:comment>
  <w:comment w:author="María Inés Machado López" w:id="38" w:date="2021-07-26T19:28:00Z">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títulos de segundo orden</w:t>
      </w:r>
    </w:p>
  </w:comment>
  <w:comment w:author="ALIX CECILIA CHINCHILLA RUEDA" w:id="78" w:date="2021-06-24T06:27:00Z">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recurso tarjetas verticales.</w:t>
      </w:r>
    </w:p>
  </w:comment>
  <w:comment w:author="Paola Angelica Castro Salazar [2]" w:id="83" w:date="2021-04-29T07:52:00Z">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referencia es el ANEXO 4. Del cual se tomaron las imágenes para el desarrollo de los procesos en las tablas relacionados en el ANEXO 1.</w:t>
      </w:r>
    </w:p>
  </w:comment>
  <w:comment w:author="María Inés Machado López" w:id="30" w:date="2021-07-26T19:27:00Z">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indicando material complementario</w:t>
      </w:r>
    </w:p>
  </w:comment>
  <w:comment w:author="María Inés Machado López" w:id="32" w:date="2021-07-26T19:27:00Z">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indicando material complementario</w:t>
      </w:r>
    </w:p>
  </w:comment>
  <w:comment w:author="ALIX CECILIA CHINCHILLA RUEDA" w:id="74" w:date="2021-06-24T06:26:00Z">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un recurso tipo acordeón para mostrar esta información.</w:t>
      </w:r>
    </w:p>
  </w:comment>
  <w:comment w:author="María Inés Machado López" w:id="61" w:date="2021-07-26T08:09:00Z">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Alix Cecilia Chinchilla Rueda" w:id="13" w:date="2021-07-30T15:32:24Z">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los videos que se registran en el recuadro llamado a la acción, los cuales son producción propia del ECOSISTEMA.</w:t>
      </w:r>
    </w:p>
  </w:comment>
  <w:comment w:author="María Inés Machado López" w:id="36" w:date="2021-07-26T19:27:00Z">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indicando material complementario</w:t>
      </w:r>
    </w:p>
  </w:comment>
  <w:comment w:author="ALIX CECILIA CHINCHILLA RUEDA" w:id="11" w:date="2021-06-24T05:50:00Z">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 recurso tipo pestañas para presentar esta información.</w:t>
      </w:r>
    </w:p>
  </w:comment>
  <w:comment w:author="Ledy Johana Velasquez Hernandez" w:id="77" w:date="2021-06-02T17:12:00Z">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Invitar al aprendiz a descargar el PDF que se encuentra en el material complementario.  Documento_ Anexo_ Pruebas de calidad en laboratorios para prenda terminada</w:t>
      </w:r>
    </w:p>
  </w:comment>
  <w:comment w:author="Ledy Johana Velasquez Hernandez" w:id="51" w:date="2021-06-03T18:27:00Z">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editable en el siguiente link: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eams.microsoft.com/l/file/B9214806-B9E9-424D-960B-4E77944A4555?tenantId=cbc2c381-2f2e-4d93-91d1-506c9316ace7&amp;fileType=docx&amp;objectUrl=https%3A%2F%2Fsena4.sharepoint.com%2Fsites%2FSUPERVISINDECONFECCIN%2FShared%20Documents%2FGeneral%2FCOMPONENTES%20FORMATIVOS%2FCF8.%20ENSAMBLE%20DE%20PRENDAS%20DE%20VESTIR%2FANEXOS%2FMapa%20de%20procesos.docx&amp;baseUrl=https%3A%2F%2Fsena4.sharepoint.com%2Fsites%2FSUPERVISINDECONFECCIN&amp;serviceName=teams&amp;threadId=19:twy7KrLfpXZThG8kyir3BJXIA5kdhnowelNL9t42ETM1@thread.tacv2&amp;groupId=27836606-dd69-45a4-a0b9-f2f1e20ee77f</w:t>
      </w:r>
    </w:p>
  </w:comment>
  <w:comment w:author="ALIX CECILIA CHINCHILLA RUEDA" w:id="8" w:date="2021-06-24T05:48:00Z">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presentar esta información se sugiere utilizar tarjetas verticales.</w:t>
      </w:r>
    </w:p>
  </w:comment>
  <w:comment w:author="paola castro" w:id="15" w:date="2021-06-02T18:03:00Z">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SENA, se encuentra como anexo</w:t>
      </w:r>
    </w:p>
  </w:comment>
  <w:comment w:author="ALIX CECILIA CHINCHILLA RUEDA" w:id="10" w:date="2021-06-24T05:50:00Z">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 recurso tipo pestañas para presentar esta información (2.2.1, 2.2.2, 2.2.3, 2.2.4, y 2.2.5)</w:t>
      </w:r>
    </w:p>
  </w:comment>
  <w:comment w:author="Ledy Johana Velasquez Hernandez" w:id="80" w:date="2021-06-02T17:12:00Z">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Invitar al aprendiz a descargar el PDF que se encuentra en el material complementario.  Documento_ Anexo_Formato Auditoria Calidad</w:t>
      </w:r>
    </w:p>
  </w:comment>
  <w:comment w:author="María Inés Machado López" w:id="28" w:date="2021-07-26T13:47:00Z">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PPT_DI_CF8-3-Orden_operacional_ensamble_confeccion_falda_basica</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Corresponde con el paso   de la orden operacional de confección falda básica</w:t>
      </w:r>
    </w:p>
  </w:comment>
  <w:comment w:author="María Inés Machado López" w:id="25" w:date="2021-07-26T19:29:00Z">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títulos de segundo orden</w:t>
      </w:r>
    </w:p>
  </w:comment>
  <w:comment w:author="Ledy Johana Velasquez Hernandez" w:id="4" w:date="2021-06-04T08:54:00Z">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invita al aprendiz a realizar la descarga del Anexo_ Proceso de diseño y desarrollo del producto</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 realizado en herramienta en Línea, solo genera archivo en PDF.</w:t>
      </w:r>
    </w:p>
  </w:comment>
  <w:comment w:author="María Inés Machado López" w:id="65" w:date="2021-07-26T07:53:00Z">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 de la RED DE PRODUCCIÓN DEL SENA, subidos a la página de youtube.</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https://www.youtube.com/watch?v=2IjwoiNJCDw&amp;t=104s</w:t>
      </w:r>
    </w:p>
  </w:comment>
  <w:comment w:author="María Inés Machado López" w:id="14" w:date="2021-07-26T06:31:00Z">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texto destacado</w:t>
      </w:r>
    </w:p>
  </w:comment>
  <w:comment w:author="ALIX CECILIA CHINCHILLA RUEDA" w:id="79" w:date="2021-06-24T06:28:00Z">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listado no ordenado ícono color.</w:t>
      </w:r>
    </w:p>
  </w:comment>
  <w:comment w:author="ALIX CECILIA CHINCHILLA RUEDA" w:id="71" w:date="2021-06-24T06:26:00Z">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ícono color.</w:t>
      </w:r>
    </w:p>
  </w:comment>
  <w:comment w:author="María Inés Machado López" w:id="46" w:date="2021-07-26T19:30:00Z">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modificó, títulos de primer orden</w:t>
      </w:r>
    </w:p>
  </w:comment>
  <w:comment w:author="María Inés Machado López" w:id="27" w:date="2021-07-26T08:33:00Z">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para descargar el vídeo tutorial externo al SENA</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Url’s https://www.moldesunicose.com/colombia/polleras/2271-falda-recta-mujer-0927.html</w:t>
      </w:r>
    </w:p>
  </w:comment>
  <w:comment w:author="ALIX CECILIA CHINCHILLA RUEDA" w:id="7" w:date="2021-06-24T05:41:00Z">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listado no ordenado tipo color.</w:t>
      </w:r>
    </w:p>
  </w:comment>
  <w:comment w:author="María Inés Machado López" w:id="31" w:date="2021-07-26T07:53:00Z">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de la RED DE PRODUCCIÓN DEL SENA, subidos a la página de YouTube.</w:t>
      </w:r>
    </w:p>
  </w:comment>
  <w:comment w:author="María Inés Machado López" w:id="39" w:date="2021-07-26T18:34:00Z">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PPT_DI_CF8-3-Confeccion_de_una_camiseta_tipo_polo</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Corresponde con el paso de la orden operacional de confección de una camiseta tipo polo</w:t>
      </w:r>
    </w:p>
  </w:comment>
  <w:comment w:author="ALIX CECILIA CHINCHILLA RUEDA" w:id="59" w:date="2021-06-24T06:19:00Z">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básico.</w:t>
      </w:r>
    </w:p>
  </w:comment>
  <w:comment w:author="ALIX CECILIA CHINCHILLA RUEDA" w:id="55" w:date="2021-06-24T06:18:00Z">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ícono color.</w:t>
      </w:r>
    </w:p>
  </w:comment>
  <w:comment w:author="ALIX CECILIA CHINCHILLA RUEDA" w:id="52" w:date="2021-06-24T06:16:00Z">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27" w15:done="0"/>
  <w15:commentEx w15:paraId="00000528" w15:done="0"/>
  <w15:commentEx w15:paraId="00000529" w15:done="0"/>
  <w15:commentEx w15:paraId="0000052A" w15:done="0"/>
  <w15:commentEx w15:paraId="0000052B" w15:done="0"/>
  <w15:commentEx w15:paraId="0000052C" w15:done="0"/>
  <w15:commentEx w15:paraId="0000052D" w15:done="0"/>
  <w15:commentEx w15:paraId="0000052E" w15:done="0"/>
  <w15:commentEx w15:paraId="0000052F" w15:done="0"/>
  <w15:commentEx w15:paraId="00000530" w15:done="0"/>
  <w15:commentEx w15:paraId="00000531" w15:done="0"/>
  <w15:commentEx w15:paraId="00000532" w15:done="0"/>
  <w15:commentEx w15:paraId="00000533" w15:done="0"/>
  <w15:commentEx w15:paraId="00000535" w15:done="0"/>
  <w15:commentEx w15:paraId="00000536" w15:done="0"/>
  <w15:commentEx w15:paraId="00000537" w15:done="0"/>
  <w15:commentEx w15:paraId="00000539" w15:done="0"/>
  <w15:commentEx w15:paraId="0000053A" w15:done="0"/>
  <w15:commentEx w15:paraId="0000053B" w15:done="0"/>
  <w15:commentEx w15:paraId="0000053C" w15:done="0"/>
  <w15:commentEx w15:paraId="0000053D" w15:done="0"/>
  <w15:commentEx w15:paraId="0000053E" w15:done="0"/>
  <w15:commentEx w15:paraId="0000053F" w15:done="0"/>
  <w15:commentEx w15:paraId="00000540" w15:done="0"/>
  <w15:commentEx w15:paraId="00000541" w15:done="0"/>
  <w15:commentEx w15:paraId="00000542" w15:done="0"/>
  <w15:commentEx w15:paraId="00000543" w15:done="0"/>
  <w15:commentEx w15:paraId="00000544" w15:done="0"/>
  <w15:commentEx w15:paraId="00000545" w15:done="0"/>
  <w15:commentEx w15:paraId="00000548" w15:done="0"/>
  <w15:commentEx w15:paraId="00000549" w15:done="0"/>
  <w15:commentEx w15:paraId="0000054C" w15:done="0"/>
  <w15:commentEx w15:paraId="0000054D" w15:done="0"/>
  <w15:commentEx w15:paraId="0000054E" w15:done="0"/>
  <w15:commentEx w15:paraId="0000054F" w15:done="0"/>
  <w15:commentEx w15:paraId="00000550" w15:done="0"/>
  <w15:commentEx w15:paraId="00000551" w15:done="0"/>
  <w15:commentEx w15:paraId="00000552" w15:done="0"/>
  <w15:commentEx w15:paraId="00000554" w15:done="0"/>
  <w15:commentEx w15:paraId="00000556" w15:done="0"/>
  <w15:commentEx w15:paraId="00000557" w15:done="0"/>
  <w15:commentEx w15:paraId="00000558" w15:done="0"/>
  <w15:commentEx w15:paraId="00000559" w15:done="0"/>
  <w15:commentEx w15:paraId="0000055A" w15:done="0"/>
  <w15:commentEx w15:paraId="0000055B" w15:done="0"/>
  <w15:commentEx w15:paraId="0000055C" w15:done="0"/>
  <w15:commentEx w15:paraId="00000560" w15:done="0"/>
  <w15:commentEx w15:paraId="00000561" w15:done="0"/>
  <w15:commentEx w15:paraId="00000563" w15:done="0"/>
  <w15:commentEx w15:paraId="00000566" w15:done="0"/>
  <w15:commentEx w15:paraId="00000567" w15:done="0"/>
  <w15:commentEx w15:paraId="00000568" w15:done="0"/>
  <w15:commentEx w15:paraId="0000056A" w15:done="0"/>
  <w15:commentEx w15:paraId="0000056B" w15:done="0"/>
  <w15:commentEx w15:paraId="0000056C" w15:done="0"/>
  <w15:commentEx w15:paraId="0000056D" w15:done="0"/>
  <w15:commentEx w15:paraId="0000056E" w15:done="0"/>
  <w15:commentEx w15:paraId="0000056F" w15:done="0"/>
  <w15:commentEx w15:paraId="00000570" w15:done="0"/>
  <w15:commentEx w15:paraId="00000571" w15:done="0"/>
  <w15:commentEx w15:paraId="00000572" w15:done="0"/>
  <w15:commentEx w15:paraId="00000573" w15:done="0"/>
  <w15:commentEx w15:paraId="00000574" w15:done="0"/>
  <w15:commentEx w15:paraId="00000575" w15:done="0"/>
  <w15:commentEx w15:paraId="00000577" w15:done="0"/>
  <w15:commentEx w15:paraId="00000578" w15:done="0"/>
  <w15:commentEx w15:paraId="00000579" w15:done="0"/>
  <w15:commentEx w15:paraId="0000057A" w15:done="0"/>
  <w15:commentEx w15:paraId="0000057B" w15:done="0"/>
  <w15:commentEx w15:paraId="0000057E" w15:done="0"/>
  <w15:commentEx w15:paraId="0000057F" w15:done="0"/>
  <w15:commentEx w15:paraId="00000582" w15:done="0"/>
  <w15:commentEx w15:paraId="00000584" w15:done="0"/>
  <w15:commentEx w15:paraId="00000585" w15:done="0"/>
  <w15:commentEx w15:paraId="00000586" w15:done="0"/>
  <w15:commentEx w15:paraId="00000587" w15:done="0"/>
  <w15:commentEx w15:paraId="00000588" w15:done="0"/>
  <w15:commentEx w15:paraId="0000058A" w15:done="0"/>
  <w15:commentEx w15:paraId="0000058B" w15:done="0"/>
  <w15:commentEx w15:paraId="0000058C" w15:done="0"/>
  <w15:commentEx w15:paraId="0000058F" w15:done="0"/>
  <w15:commentEx w15:paraId="00000590" w15:done="0"/>
  <w15:commentEx w15:paraId="00000591" w15:done="0"/>
  <w15:commentEx w15:paraId="0000059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52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52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08723156" name="image11.png"/>
          <a:graphic>
            <a:graphicData uri="http://schemas.openxmlformats.org/drawingml/2006/picture">
              <pic:pic>
                <pic:nvPicPr>
                  <pic:cNvPr id="0" name="image1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52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8"/>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upperLetter"/>
      <w:lvlText w:val="%1."/>
      <w:lvlJc w:val="left"/>
      <w:pPr>
        <w:ind w:left="720" w:hanging="360"/>
      </w:pPr>
      <w:rPr/>
    </w:lvl>
    <w:lvl w:ilvl="1">
      <w:start w:val="1"/>
      <w:numFmt w:val="upp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color w:val="00000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C56146"/>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link w:val="Ttulo3Car"/>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link w:val="Ttulo4Car"/>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link w:val="Ttulo5Car"/>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link w:val="Ttulo6Car"/>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NormalTable0" w:customStyle="1">
    <w:name w:val="Normal Table0"/>
    <w:tblPr>
      <w:tblCellMar>
        <w:top w:w="0.0" w:type="dxa"/>
        <w:left w:w="0.0" w:type="dxa"/>
        <w:bottom w:w="0.0" w:type="dxa"/>
        <w:right w:w="0.0" w:type="dxa"/>
      </w:tblCellMar>
    </w:tblPr>
  </w:style>
  <w:style w:type="paragraph" w:styleId="Subttulo">
    <w:name w:val="Subtitle"/>
    <w:basedOn w:val="Normal"/>
    <w:next w:val="Normal"/>
    <w:link w:val="SubttuloCar"/>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NormalTable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NormalTable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NormalTable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NormalTable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NormalTable0"/>
    <w:tblPr>
      <w:tblStyleRowBandSize w:val="1"/>
      <w:tblStyleColBandSize w:val="1"/>
      <w:tblCellMar>
        <w:left w:w="70.0" w:type="dxa"/>
        <w:right w:w="70.0" w:type="dxa"/>
      </w:tblCellMar>
    </w:tblPr>
  </w:style>
  <w:style w:type="table" w:styleId="a7" w:customStyle="1">
    <w:basedOn w:val="NormalTable0"/>
    <w:tblPr>
      <w:tblStyleRowBandSize w:val="1"/>
      <w:tblStyleColBandSize w:val="1"/>
      <w:tblCellMar>
        <w:top w:w="15.0" w:type="dxa"/>
        <w:left w:w="15.0" w:type="dxa"/>
        <w:bottom w:w="15.0" w:type="dxa"/>
        <w:right w:w="15.0" w:type="dxa"/>
      </w:tblCellMar>
    </w:tblPr>
  </w:style>
  <w:style w:type="table" w:styleId="a8" w:customStyle="1">
    <w:basedOn w:val="NormalTable0"/>
    <w:tblPr>
      <w:tblStyleRowBandSize w:val="1"/>
      <w:tblStyleColBandSize w:val="1"/>
      <w:tblCellMar>
        <w:top w:w="15.0" w:type="dxa"/>
        <w:left w:w="15.0" w:type="dxa"/>
        <w:bottom w:w="15.0" w:type="dxa"/>
        <w:right w:w="15.0" w:type="dxa"/>
      </w:tblCellMar>
    </w:tblPr>
  </w:style>
  <w:style w:type="table" w:styleId="a9" w:customStyle="1">
    <w:basedOn w:val="NormalTable0"/>
    <w:tblPr>
      <w:tblStyleRowBandSize w:val="1"/>
      <w:tblStyleColBandSize w:val="1"/>
      <w:tblCellMar>
        <w:left w:w="115.0" w:type="dxa"/>
        <w:right w:w="115.0" w:type="dxa"/>
      </w:tblCellMar>
    </w:tblPr>
  </w:style>
  <w:style w:type="table" w:styleId="aa" w:customStyle="1">
    <w:basedOn w:val="NormalTable0"/>
    <w:tblPr>
      <w:tblStyleRowBandSize w:val="1"/>
      <w:tblStyleColBandSize w:val="1"/>
      <w:tblCellMar>
        <w:left w:w="115.0" w:type="dxa"/>
        <w:right w:w="115.0" w:type="dxa"/>
      </w:tblCellMar>
    </w:tblPr>
  </w:style>
  <w:style w:type="paragraph" w:styleId="TtuloTDC">
    <w:name w:val="TOC Heading"/>
    <w:basedOn w:val="Ttulo1"/>
    <w:next w:val="Normal"/>
    <w:uiPriority w:val="39"/>
    <w:unhideWhenUsed w:val="1"/>
    <w:qFormat w:val="1"/>
    <w:rsid w:val="00C265E4"/>
    <w:pPr>
      <w:spacing w:after="0" w:before="240" w:line="259" w:lineRule="auto"/>
      <w:outlineLvl w:val="9"/>
    </w:pPr>
    <w:rPr>
      <w:rFonts w:asciiTheme="majorHAnsi" w:cstheme="majorBidi" w:eastAsiaTheme="majorEastAsia" w:hAnsiTheme="majorHAnsi"/>
      <w:color w:val="365f91" w:themeColor="accent1" w:themeShade="0000BF"/>
      <w:sz w:val="32"/>
      <w:szCs w:val="32"/>
      <w:lang w:eastAsia="en-US" w:val="en-US"/>
    </w:rPr>
  </w:style>
  <w:style w:type="paragraph" w:styleId="TDC2">
    <w:name w:val="toc 2"/>
    <w:basedOn w:val="Normal"/>
    <w:next w:val="Normal"/>
    <w:autoRedefine w:val="1"/>
    <w:uiPriority w:val="39"/>
    <w:unhideWhenUsed w:val="1"/>
    <w:rsid w:val="00C265E4"/>
    <w:pPr>
      <w:spacing w:after="100" w:line="259" w:lineRule="auto"/>
      <w:ind w:left="220"/>
    </w:pPr>
    <w:rPr>
      <w:rFonts w:cs="Times New Roman" w:asciiTheme="minorHAnsi" w:eastAsiaTheme="minorEastAsia" w:hAnsiTheme="minorHAnsi"/>
      <w:lang w:eastAsia="en-US" w:val="en-US"/>
    </w:rPr>
  </w:style>
  <w:style w:type="paragraph" w:styleId="TDC1">
    <w:name w:val="toc 1"/>
    <w:basedOn w:val="Normal"/>
    <w:next w:val="Normal"/>
    <w:autoRedefine w:val="1"/>
    <w:uiPriority w:val="39"/>
    <w:unhideWhenUsed w:val="1"/>
    <w:rsid w:val="00C265E4"/>
    <w:pPr>
      <w:spacing w:after="100" w:line="259" w:lineRule="auto"/>
    </w:pPr>
    <w:rPr>
      <w:rFonts w:cs="Times New Roman" w:asciiTheme="minorHAnsi" w:eastAsiaTheme="minorEastAsia" w:hAnsiTheme="minorHAnsi"/>
      <w:lang w:eastAsia="en-US" w:val="en-US"/>
    </w:rPr>
  </w:style>
  <w:style w:type="paragraph" w:styleId="TDC3">
    <w:name w:val="toc 3"/>
    <w:basedOn w:val="Normal"/>
    <w:next w:val="Normal"/>
    <w:autoRedefine w:val="1"/>
    <w:uiPriority w:val="39"/>
    <w:unhideWhenUsed w:val="1"/>
    <w:rsid w:val="00C265E4"/>
    <w:pPr>
      <w:spacing w:after="100" w:line="259" w:lineRule="auto"/>
      <w:ind w:left="440"/>
    </w:pPr>
    <w:rPr>
      <w:rFonts w:cs="Times New Roman" w:asciiTheme="minorHAnsi" w:eastAsiaTheme="minorEastAsia" w:hAnsiTheme="minorHAnsi"/>
      <w:lang w:eastAsia="en-US" w:val="en-US"/>
    </w:rPr>
  </w:style>
  <w:style w:type="character" w:styleId="normaltextrun" w:customStyle="1">
    <w:name w:val="normaltextrun"/>
    <w:basedOn w:val="Fuentedeprrafopredeter"/>
    <w:rsid w:val="00F83F5D"/>
  </w:style>
  <w:style w:type="character" w:styleId="eop" w:customStyle="1">
    <w:name w:val="eop"/>
    <w:basedOn w:val="Fuentedeprrafopredeter"/>
    <w:rsid w:val="00F83F5D"/>
  </w:style>
  <w:style w:type="paragraph" w:styleId="paragraph" w:customStyle="1">
    <w:name w:val="paragraph"/>
    <w:basedOn w:val="Normal"/>
    <w:rsid w:val="00F83F5D"/>
    <w:pPr>
      <w:spacing w:after="100" w:afterAutospacing="1" w:before="100" w:beforeAutospacing="1" w:line="240" w:lineRule="auto"/>
    </w:pPr>
    <w:rPr>
      <w:rFonts w:ascii="Times New Roman" w:cs="Times New Roman" w:eastAsia="Times New Roman" w:hAnsi="Times New Roman"/>
      <w:sz w:val="24"/>
      <w:szCs w:val="24"/>
      <w:lang w:eastAsia="en-US" w:val="en-US"/>
    </w:rPr>
  </w:style>
  <w:style w:type="paragraph" w:styleId="Sinespaciado">
    <w:name w:val="No Spacing"/>
    <w:uiPriority w:val="1"/>
    <w:qFormat w:val="1"/>
    <w:rsid w:val="00FA471D"/>
    <w:pPr>
      <w:spacing w:line="240" w:lineRule="auto"/>
    </w:pPr>
  </w:style>
  <w:style w:type="table" w:styleId="12" w:customStyle="1">
    <w:name w:val="12"/>
    <w:basedOn w:val="Tablanormal"/>
    <w:rsid w:val="00F94C8E"/>
    <w:tblPr>
      <w:tblStyleRowBandSize w:val="1"/>
      <w:tblStyleColBandSize w:val="1"/>
      <w:tblCellMar>
        <w:top w:w="100.0" w:type="dxa"/>
        <w:left w:w="100.0" w:type="dxa"/>
        <w:bottom w:w="100.0" w:type="dxa"/>
        <w:right w:w="100.0" w:type="dxa"/>
      </w:tblCellMar>
    </w:tblPr>
  </w:style>
  <w:style w:type="table" w:styleId="11" w:customStyle="1">
    <w:name w:val="11"/>
    <w:basedOn w:val="Tablanormal"/>
    <w:rsid w:val="00F94C8E"/>
    <w:tblPr>
      <w:tblStyleRowBandSize w:val="1"/>
      <w:tblStyleColBandSize w:val="1"/>
      <w:tblCellMar>
        <w:top w:w="100.0" w:type="dxa"/>
        <w:left w:w="100.0" w:type="dxa"/>
        <w:bottom w:w="100.0" w:type="dxa"/>
        <w:right w:w="100.0" w:type="dxa"/>
      </w:tblCellMar>
    </w:tblPr>
  </w:style>
  <w:style w:type="table" w:styleId="10" w:customStyle="1">
    <w:name w:val="10"/>
    <w:basedOn w:val="Tablanormal"/>
    <w:rsid w:val="00F94C8E"/>
    <w:tblPr>
      <w:tblStyleRowBandSize w:val="1"/>
      <w:tblStyleColBandSize w:val="1"/>
      <w:tblCellMar>
        <w:top w:w="100.0" w:type="dxa"/>
        <w:left w:w="100.0" w:type="dxa"/>
        <w:bottom w:w="100.0" w:type="dxa"/>
        <w:right w:w="100.0" w:type="dxa"/>
      </w:tblCellMar>
    </w:tblPr>
  </w:style>
  <w:style w:type="table" w:styleId="9" w:customStyle="1">
    <w:name w:val="9"/>
    <w:basedOn w:val="NormalTable0"/>
    <w:rsid w:val="00F94C8E"/>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NormalTable0"/>
    <w:rsid w:val="00F94C8E"/>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NormalTable0"/>
    <w:rsid w:val="00F94C8E"/>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NormalTable0"/>
    <w:rsid w:val="00F94C8E"/>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NormalTable0"/>
    <w:rsid w:val="00F94C8E"/>
    <w:tblPr>
      <w:tblStyleRowBandSize w:val="1"/>
      <w:tblStyleColBandSize w:val="1"/>
      <w:tblCellMar>
        <w:left w:w="70.0" w:type="dxa"/>
        <w:right w:w="70.0" w:type="dxa"/>
      </w:tblCellMar>
    </w:tblPr>
  </w:style>
  <w:style w:type="table" w:styleId="4" w:customStyle="1">
    <w:name w:val="4"/>
    <w:basedOn w:val="NormalTable0"/>
    <w:rsid w:val="00F94C8E"/>
    <w:tblPr>
      <w:tblStyleRowBandSize w:val="1"/>
      <w:tblStyleColBandSize w:val="1"/>
      <w:tblCellMar>
        <w:top w:w="15.0" w:type="dxa"/>
        <w:left w:w="15.0" w:type="dxa"/>
        <w:bottom w:w="15.0" w:type="dxa"/>
        <w:right w:w="15.0" w:type="dxa"/>
      </w:tblCellMar>
    </w:tblPr>
  </w:style>
  <w:style w:type="table" w:styleId="3" w:customStyle="1">
    <w:name w:val="3"/>
    <w:basedOn w:val="NormalTable0"/>
    <w:rsid w:val="00F94C8E"/>
    <w:tblPr>
      <w:tblStyleRowBandSize w:val="1"/>
      <w:tblStyleColBandSize w:val="1"/>
      <w:tblCellMar>
        <w:top w:w="15.0" w:type="dxa"/>
        <w:left w:w="15.0" w:type="dxa"/>
        <w:bottom w:w="15.0" w:type="dxa"/>
        <w:right w:w="15.0" w:type="dxa"/>
      </w:tblCellMar>
    </w:tblPr>
  </w:style>
  <w:style w:type="table" w:styleId="2" w:customStyle="1">
    <w:name w:val="2"/>
    <w:basedOn w:val="NormalTable0"/>
    <w:rsid w:val="00F94C8E"/>
    <w:tblPr>
      <w:tblStyleRowBandSize w:val="1"/>
      <w:tblStyleColBandSize w:val="1"/>
      <w:tblCellMar>
        <w:left w:w="115.0" w:type="dxa"/>
        <w:right w:w="115.0" w:type="dxa"/>
      </w:tblCellMar>
    </w:tblPr>
  </w:style>
  <w:style w:type="table" w:styleId="1" w:customStyle="1">
    <w:name w:val="1"/>
    <w:basedOn w:val="NormalTable0"/>
    <w:rsid w:val="00F94C8E"/>
    <w:tblPr>
      <w:tblStyleRowBandSize w:val="1"/>
      <w:tblStyleColBandSize w:val="1"/>
      <w:tblCellMar>
        <w:left w:w="115.0" w:type="dxa"/>
        <w:right w:w="115.0" w:type="dxa"/>
      </w:tblCellMar>
    </w:tblPr>
  </w:style>
  <w:style w:type="character" w:styleId="Mencinsinresolver2" w:customStyle="1">
    <w:name w:val="Mención sin resolver2"/>
    <w:basedOn w:val="Fuentedeprrafopredeter"/>
    <w:uiPriority w:val="99"/>
    <w:semiHidden w:val="1"/>
    <w:unhideWhenUsed w:val="1"/>
    <w:rsid w:val="00F94C8E"/>
    <w:rPr>
      <w:color w:val="605e5c"/>
      <w:shd w:color="auto" w:fill="e1dfdd" w:val="clear"/>
    </w:rPr>
  </w:style>
  <w:style w:type="paragraph" w:styleId="Revisin">
    <w:name w:val="Revision"/>
    <w:hidden w:val="1"/>
    <w:uiPriority w:val="99"/>
    <w:semiHidden w:val="1"/>
    <w:rsid w:val="00F94C8E"/>
    <w:pPr>
      <w:spacing w:line="240" w:lineRule="auto"/>
    </w:pPr>
  </w:style>
  <w:style w:type="character" w:styleId="Ttulo1Car" w:customStyle="1">
    <w:name w:val="Título 1 Car"/>
    <w:basedOn w:val="Fuentedeprrafopredeter"/>
    <w:link w:val="Ttulo1"/>
    <w:uiPriority w:val="9"/>
    <w:rsid w:val="00654FA6"/>
    <w:rPr>
      <w:sz w:val="40"/>
      <w:szCs w:val="40"/>
    </w:rPr>
  </w:style>
  <w:style w:type="character" w:styleId="Ttulo2Car" w:customStyle="1">
    <w:name w:val="Título 2 Car"/>
    <w:basedOn w:val="Fuentedeprrafopredeter"/>
    <w:link w:val="Ttulo2"/>
    <w:uiPriority w:val="9"/>
    <w:rsid w:val="00654FA6"/>
    <w:rPr>
      <w:sz w:val="32"/>
      <w:szCs w:val="32"/>
    </w:rPr>
  </w:style>
  <w:style w:type="character" w:styleId="Ttulo3Car" w:customStyle="1">
    <w:name w:val="Título 3 Car"/>
    <w:basedOn w:val="Fuentedeprrafopredeter"/>
    <w:link w:val="Ttulo3"/>
    <w:uiPriority w:val="9"/>
    <w:rsid w:val="00654FA6"/>
    <w:rPr>
      <w:color w:val="434343"/>
      <w:sz w:val="28"/>
      <w:szCs w:val="28"/>
    </w:rPr>
  </w:style>
  <w:style w:type="table" w:styleId="NormalTable00" w:customStyle="1">
    <w:name w:val="Normal Table00"/>
    <w:rsid w:val="00654FA6"/>
    <w:tblPr>
      <w:tblCellMar>
        <w:top w:w="0.0" w:type="dxa"/>
        <w:left w:w="0.0" w:type="dxa"/>
        <w:bottom w:w="0.0" w:type="dxa"/>
        <w:right w:w="0.0" w:type="dxa"/>
      </w:tblCellMar>
    </w:tblPr>
  </w:style>
  <w:style w:type="character" w:styleId="Ttulo4Car" w:customStyle="1">
    <w:name w:val="Título 4 Car"/>
    <w:basedOn w:val="Fuentedeprrafopredeter"/>
    <w:link w:val="Ttulo4"/>
    <w:uiPriority w:val="9"/>
    <w:semiHidden w:val="1"/>
    <w:rsid w:val="00654FA6"/>
    <w:rPr>
      <w:color w:val="666666"/>
      <w:sz w:val="24"/>
      <w:szCs w:val="24"/>
    </w:rPr>
  </w:style>
  <w:style w:type="character" w:styleId="Ttulo5Car" w:customStyle="1">
    <w:name w:val="Título 5 Car"/>
    <w:basedOn w:val="Fuentedeprrafopredeter"/>
    <w:link w:val="Ttulo5"/>
    <w:uiPriority w:val="9"/>
    <w:semiHidden w:val="1"/>
    <w:rsid w:val="00654FA6"/>
    <w:rPr>
      <w:color w:val="666666"/>
    </w:rPr>
  </w:style>
  <w:style w:type="character" w:styleId="Ttulo6Car" w:customStyle="1">
    <w:name w:val="Título 6 Car"/>
    <w:basedOn w:val="Fuentedeprrafopredeter"/>
    <w:link w:val="Ttulo6"/>
    <w:uiPriority w:val="9"/>
    <w:semiHidden w:val="1"/>
    <w:rsid w:val="00654FA6"/>
    <w:rPr>
      <w:i w:val="1"/>
      <w:color w:val="666666"/>
    </w:rPr>
  </w:style>
  <w:style w:type="character" w:styleId="TtuloCar" w:customStyle="1">
    <w:name w:val="Título Car"/>
    <w:basedOn w:val="Fuentedeprrafopredeter"/>
    <w:link w:val="Ttulo"/>
    <w:uiPriority w:val="10"/>
    <w:rsid w:val="00654FA6"/>
    <w:rPr>
      <w:sz w:val="52"/>
      <w:szCs w:val="52"/>
    </w:rPr>
  </w:style>
  <w:style w:type="character" w:styleId="SubttuloCar" w:customStyle="1">
    <w:name w:val="Subtítulo Car"/>
    <w:basedOn w:val="Fuentedeprrafopredeter"/>
    <w:link w:val="Subttulo"/>
    <w:uiPriority w:val="11"/>
    <w:rsid w:val="00654FA6"/>
    <w:rPr>
      <w:color w:val="666666"/>
      <w:sz w:val="30"/>
      <w:szCs w:val="30"/>
    </w:rPr>
  </w:style>
  <w:style w:type="character" w:styleId="ssgja" w:customStyle="1">
    <w:name w:val="ss_gja"/>
    <w:basedOn w:val="Fuentedeprrafopredeter"/>
    <w:rsid w:val="00654FA6"/>
  </w:style>
  <w:style w:type="paragraph" w:styleId="5ryuea" w:customStyle="1">
    <w:name w:val="_5ryuea"/>
    <w:basedOn w:val="Normal"/>
    <w:rsid w:val="00654FA6"/>
    <w:pPr>
      <w:spacing w:after="100" w:afterAutospacing="1" w:before="100" w:beforeAutospacing="1" w:line="240" w:lineRule="auto"/>
    </w:pPr>
    <w:rPr>
      <w:rFonts w:ascii="Times New Roman" w:cs="Times New Roman" w:eastAsia="Times New Roman" w:hAnsi="Times New Roman"/>
      <w:sz w:val="24"/>
      <w:szCs w:val="24"/>
      <w:lang w:eastAsia="en-US"/>
    </w:rPr>
  </w:style>
  <w:style w:type="character" w:styleId="jsgrdq" w:customStyle="1">
    <w:name w:val="jsgrdq"/>
    <w:basedOn w:val="Fuentedeprrafopredeter"/>
    <w:rsid w:val="00654FA6"/>
  </w:style>
  <w:style w:type="character" w:styleId="Textoennegrita">
    <w:name w:val="Strong"/>
    <w:basedOn w:val="Fuentedeprrafopredeter"/>
    <w:uiPriority w:val="22"/>
    <w:qFormat w:val="1"/>
    <w:rsid w:val="00654FA6"/>
    <w:rPr>
      <w:b w:val="1"/>
      <w:bCs w:val="1"/>
    </w:rPr>
  </w:style>
  <w:style w:type="paragraph" w:styleId="has-medium-font-size" w:customStyle="1">
    <w:name w:val="has-medium-font-size"/>
    <w:basedOn w:val="Normal"/>
    <w:rsid w:val="00654FA6"/>
    <w:pPr>
      <w:spacing w:after="100" w:afterAutospacing="1" w:before="100" w:beforeAutospacing="1" w:line="240" w:lineRule="auto"/>
    </w:pPr>
    <w:rPr>
      <w:rFonts w:ascii="Times New Roman" w:cs="Times New Roman" w:eastAsia="Times New Roman" w:hAnsi="Times New Roman"/>
      <w:sz w:val="24"/>
      <w:szCs w:val="24"/>
    </w:rPr>
  </w:style>
  <w:style w:type="character" w:styleId="Mencionar1" w:customStyle="1">
    <w:name w:val="Mencionar1"/>
    <w:basedOn w:val="Fuentedeprrafopredeter"/>
    <w:uiPriority w:val="99"/>
    <w:unhideWhenUsed w:val="1"/>
    <w:rsid w:val="00654FA6"/>
    <w:rPr>
      <w:color w:val="2b579a"/>
      <w:shd w:color="auto" w:fill="e6e6e6" w:val="clear"/>
    </w:rPr>
  </w:style>
  <w:style w:type="numbering" w:styleId="Sinlista1" w:customStyle="1">
    <w:name w:val="Sin lista1"/>
    <w:next w:val="Sinlista"/>
    <w:uiPriority w:val="99"/>
    <w:semiHidden w:val="1"/>
    <w:unhideWhenUsed w:val="1"/>
    <w:rsid w:val="00200EAF"/>
  </w:style>
  <w:style w:type="numbering" w:styleId="Sinlista11" w:customStyle="1">
    <w:name w:val="Sin lista11"/>
    <w:next w:val="Sinlista"/>
    <w:uiPriority w:val="99"/>
    <w:semiHidden w:val="1"/>
    <w:unhideWhenUsed w:val="1"/>
    <w:rsid w:val="00200EAF"/>
  </w:style>
  <w:style w:type="table" w:styleId="TableNormal10" w:customStyle="1">
    <w:name w:val="Table Normal1"/>
    <w:rsid w:val="00200EAF"/>
    <w:tblPr>
      <w:tblCellMar>
        <w:top w:w="0.0" w:type="dxa"/>
        <w:left w:w="0.0" w:type="dxa"/>
        <w:bottom w:w="0.0" w:type="dxa"/>
        <w:right w:w="0.0" w:type="dxa"/>
      </w:tblCellMar>
    </w:tblPr>
  </w:style>
  <w:style w:type="table" w:styleId="Tablaconcuadrcula1" w:customStyle="1">
    <w:name w:val="Tabla con cuadrícula1"/>
    <w:basedOn w:val="Tablanormal"/>
    <w:next w:val="Tablaconcuadrcula"/>
    <w:uiPriority w:val="39"/>
    <w:rsid w:val="00200EA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avistosa-nfasis11" w:customStyle="1">
    <w:name w:val="Lista vistosa - Énfasis 11"/>
    <w:basedOn w:val="Tablanormal"/>
    <w:next w:val="Listavistosa-nfasis1"/>
    <w:uiPriority w:val="34"/>
    <w:semiHidden w:val="1"/>
    <w:unhideWhenUsed w:val="1"/>
    <w:rsid w:val="00200EAF"/>
    <w:pPr>
      <w:spacing w:line="240" w:lineRule="auto"/>
    </w:pPr>
    <w:rPr>
      <w:b w:val="1"/>
      <w:sz w:val="24"/>
      <w:szCs w:val="24"/>
      <w:lang w:eastAsia="es-ES"/>
    </w:rPr>
    <w:tblPr>
      <w:tblStyleRowBandSize w:val="1"/>
      <w:tblStyleColBandSize w:val="1"/>
    </w:tblPr>
    <w:tcPr>
      <w:shd w:color="auto" w:fill="edf2f8" w:val="clear"/>
    </w:tcPr>
    <w:tblStylePr w:type="firstRow">
      <w:tblPr/>
      <w:tcPr>
        <w:tcBorders>
          <w:bottom w:color="ffffff" w:space="0" w:sz="12" w:val="single"/>
        </w:tcBorders>
        <w:shd w:color="auto" w:fill="9e3a38" w:val="clear"/>
      </w:tcPr>
    </w:tblStylePr>
    <w:tblStylePr w:type="lastRow">
      <w:tblPr/>
      <w:tcPr>
        <w:tcBorders>
          <w:top w:color="000000" w:space="0" w:sz="12" w:val="single"/>
        </w:tcBorders>
        <w:shd w:color="auto" w:fill="fffff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val="clear"/>
      </w:tcPr>
    </w:tblStylePr>
    <w:tblStylePr w:type="band1Horz">
      <w:tblPr/>
      <w:tcPr>
        <w:shd w:color="auto" w:fill="dbe5f1" w:val="clear"/>
      </w:tcPr>
    </w:tblStylePr>
  </w:style>
  <w:style w:type="character" w:styleId="Hipervnculo1" w:customStyle="1">
    <w:name w:val="Hipervínculo1"/>
    <w:basedOn w:val="Fuentedeprrafopredeter"/>
    <w:uiPriority w:val="99"/>
    <w:unhideWhenUsed w:val="1"/>
    <w:rsid w:val="00200EAF"/>
    <w:rPr>
      <w:color w:val="0000ff"/>
      <w:u w:val="single"/>
    </w:rPr>
  </w:style>
  <w:style w:type="character" w:styleId="Hipervnculovisitado1" w:customStyle="1">
    <w:name w:val="Hipervínculo visitado1"/>
    <w:basedOn w:val="Fuentedeprrafopredeter"/>
    <w:uiPriority w:val="99"/>
    <w:semiHidden w:val="1"/>
    <w:unhideWhenUsed w:val="1"/>
    <w:rsid w:val="00200EAF"/>
    <w:rPr>
      <w:color w:val="800080"/>
      <w:u w:val="single"/>
    </w:rPr>
  </w:style>
  <w:style w:type="character" w:styleId="Mencinsinresolver3" w:customStyle="1">
    <w:name w:val="Mención sin resolver3"/>
    <w:basedOn w:val="Fuentedeprrafopredeter"/>
    <w:uiPriority w:val="99"/>
    <w:semiHidden w:val="1"/>
    <w:unhideWhenUsed w:val="1"/>
    <w:rsid w:val="00200EAF"/>
    <w:rPr>
      <w:color w:val="605e5c"/>
      <w:shd w:color="auto" w:fill="e1dfdd" w:val="clear"/>
    </w:rPr>
  </w:style>
  <w:style w:type="table" w:styleId="Listavistosa-nfasis12" w:customStyle="1">
    <w:name w:val="Lista vistosa - Énfasis 12"/>
    <w:basedOn w:val="Tablanormal"/>
    <w:next w:val="Listavistosa-nfasis1"/>
    <w:uiPriority w:val="34"/>
    <w:semiHidden w:val="1"/>
    <w:unhideWhenUsed w:val="1"/>
    <w:rsid w:val="00200EAF"/>
    <w:pPr>
      <w:spacing w:line="240" w:lineRule="auto"/>
    </w:pPr>
    <w:rPr>
      <w:rFonts w:cs="Times New Roman" w:eastAsia="Calibri"/>
      <w:b w:val="1"/>
      <w:sz w:val="24"/>
      <w:szCs w:val="24"/>
      <w:lang w:eastAsia="es-ES"/>
    </w:rPr>
    <w:tblPr>
      <w:tblStyleRowBandSize w:val="1"/>
      <w:tblStyleColBandSize w:val="1"/>
    </w:tblPr>
    <w:tcPr>
      <w:shd w:color="auto" w:fill="ecf1f9" w:val="clear"/>
    </w:tcPr>
    <w:tblStylePr w:type="firstRow">
      <w:tblPr/>
      <w:tcPr>
        <w:tcBorders>
          <w:bottom w:color="ffffff" w:space="0" w:sz="12" w:val="single"/>
        </w:tcBorders>
        <w:shd w:color="auto" w:fill="d25f12" w:val="clear"/>
      </w:tcPr>
    </w:tblStylePr>
    <w:tblStylePr w:type="lastRow">
      <w:tblPr/>
      <w:tcPr>
        <w:tcBorders>
          <w:top w:color="000000" w:space="0" w:sz="12" w:val="single"/>
        </w:tcBorders>
        <w:shd w:color="auto" w:fill="fffff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0dbf0" w:val="clear"/>
      </w:tcPr>
    </w:tblStylePr>
    <w:tblStylePr w:type="band1Horz">
      <w:tblPr/>
      <w:tcPr>
        <w:shd w:color="auto" w:fill="d9e2f3" w:val="clear"/>
      </w:tcPr>
    </w:tblStylePr>
  </w:style>
  <w:style w:type="table" w:styleId="Tablaconcuadrcula2" w:customStyle="1">
    <w:name w:val="Tabla con cuadrícula2"/>
    <w:basedOn w:val="Tablanormal"/>
    <w:next w:val="Tablaconcuadrcula"/>
    <w:uiPriority w:val="39"/>
    <w:rsid w:val="006410AD"/>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b"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3" w:customStyle="1">
    <w:basedOn w:val="TableNormal3"/>
    <w:tblPr>
      <w:tblStyleRowBandSize w:val="1"/>
      <w:tblStyleColBandSize w:val="1"/>
    </w:tblPr>
  </w:style>
  <w:style w:type="table" w:styleId="af4" w:customStyle="1">
    <w:basedOn w:val="TableNormal3"/>
    <w:tblPr>
      <w:tblStyleRowBandSize w:val="1"/>
      <w:tblStyleColBandSize w:val="1"/>
    </w:tblPr>
  </w:style>
  <w:style w:type="table" w:styleId="af5" w:customStyle="1">
    <w:basedOn w:val="TableNormal3"/>
    <w:tblPr>
      <w:tblStyleRowBandSize w:val="1"/>
      <w:tblStyleColBandSize w:val="1"/>
    </w:tblPr>
  </w:style>
  <w:style w:type="table" w:styleId="af6" w:customStyle="1">
    <w:basedOn w:val="TableNormal3"/>
    <w:tblPr>
      <w:tblStyleRowBandSize w:val="1"/>
      <w:tblStyleColBandSize w:val="1"/>
    </w:tblPr>
  </w:style>
  <w:style w:type="table" w:styleId="a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a" w:customStyle="1">
    <w:basedOn w:val="TableNormal3"/>
    <w:tblPr>
      <w:tblStyleRowBandSize w:val="1"/>
      <w:tblStyleColBandSize w:val="1"/>
    </w:tblPr>
  </w:style>
  <w:style w:type="table" w:styleId="a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c" w:customStyle="1">
    <w:basedOn w:val="TableNormal3"/>
    <w:tblPr>
      <w:tblStyleRowBandSize w:val="1"/>
      <w:tblStyleColBandSize w:val="1"/>
    </w:tblPr>
  </w:style>
  <w:style w:type="table" w:styleId="afd" w:customStyle="1">
    <w:basedOn w:val="TableNormal3"/>
    <w:tblPr>
      <w:tblStyleRowBandSize w:val="1"/>
      <w:tblStyleColBandSize w:val="1"/>
    </w:tblPr>
  </w:style>
  <w:style w:type="table" w:styleId="af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1" w:customStyle="1">
    <w:basedOn w:val="TableNormal3"/>
    <w:tblPr>
      <w:tblStyleRowBandSize w:val="1"/>
      <w:tblStyleColBandSize w:val="1"/>
      <w:tblCellMar>
        <w:left w:w="115.0" w:type="dxa"/>
        <w:right w:w="115.0" w:type="dxa"/>
      </w:tblCellMar>
    </w:tblPr>
  </w:style>
  <w:style w:type="table" w:styleId="af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6" w:customStyle="1">
    <w:basedOn w:val="TableNormal3"/>
    <w:tblPr>
      <w:tblStyleRowBandSize w:val="1"/>
      <w:tblStyleColBandSize w:val="1"/>
      <w:tblCellMar>
        <w:left w:w="115.0" w:type="dxa"/>
        <w:right w:w="115.0" w:type="dxa"/>
      </w:tblCellMar>
    </w:tblPr>
  </w:style>
  <w:style w:type="table" w:styleId="af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c"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d"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e" w:customStyle="1">
    <w:basedOn w:val="TableNormal3"/>
    <w:tblPr>
      <w:tblStyleRowBandSize w:val="1"/>
      <w:tblStyleColBandSize w:val="1"/>
      <w:tblCellMar>
        <w:left w:w="115.0" w:type="dxa"/>
        <w:right w:w="115.0" w:type="dxa"/>
      </w:tblCellMar>
    </w:tblPr>
  </w:style>
  <w:style w:type="table" w:styleId="afff"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f0"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3"/>
    <w:tblPr>
      <w:tblStyleRowBandSize w:val="1"/>
      <w:tblStyleColBandSize w:val="1"/>
      <w:tblCellMar>
        <w:top w:w="100.0" w:type="dxa"/>
        <w:left w:w="100.0" w:type="dxa"/>
        <w:bottom w:w="100.0" w:type="dxa"/>
        <w:right w:w="100.0" w:type="dxa"/>
      </w:tblCellMar>
    </w:tblPr>
  </w:style>
  <w:style w:type="table" w:styleId="aff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3"/>
    <w:tblPr>
      <w:tblStyleRowBandSize w:val="1"/>
      <w:tblStyleColBandSize w:val="1"/>
      <w:tblCellMar>
        <w:top w:w="100.0" w:type="dxa"/>
        <w:left w:w="100.0" w:type="dxa"/>
        <w:bottom w:w="100.0" w:type="dxa"/>
        <w:right w:w="100.0" w:type="dxa"/>
      </w:tblCellMar>
    </w:tblPr>
  </w:style>
  <w:style w:type="table" w:styleId="afff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4" w:customStyle="1">
    <w:basedOn w:val="TableNormal3"/>
    <w:tblPr>
      <w:tblStyleRowBandSize w:val="1"/>
      <w:tblStyleColBandSize w:val="1"/>
      <w:tblCellMar>
        <w:top w:w="100.0" w:type="dxa"/>
        <w:left w:w="100.0" w:type="dxa"/>
        <w:bottom w:w="100.0" w:type="dxa"/>
        <w:right w:w="100.0" w:type="dxa"/>
      </w:tblCellMar>
    </w:tblPr>
  </w:style>
  <w:style w:type="table" w:styleId="afffff5" w:customStyle="1">
    <w:basedOn w:val="TableNormal3"/>
    <w:tblPr>
      <w:tblStyleRowBandSize w:val="1"/>
      <w:tblStyleColBandSize w:val="1"/>
      <w:tblCellMar>
        <w:top w:w="100.0" w:type="dxa"/>
        <w:left w:w="100.0" w:type="dxa"/>
        <w:bottom w:w="100.0" w:type="dxa"/>
        <w:right w:w="100.0" w:type="dxa"/>
      </w:tblCellMar>
    </w:tblPr>
  </w:style>
  <w:style w:type="table" w:styleId="afffff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E62882"/>
    <w:rPr>
      <w:color w:val="605e5c"/>
      <w:shd w:color="auto" w:fill="e1dfdd" w:val="clear"/>
    </w:rPr>
  </w:style>
  <w:style w:type="table" w:styleId="afffff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fffff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3" w:customStyle="1">
    <w:basedOn w:val="TableNormal0"/>
    <w:tblPr>
      <w:tblStyleRowBandSize w:val="1"/>
      <w:tblStyleColBandSize w:val="1"/>
      <w:tblCellMar>
        <w:left w:w="115.0" w:type="dxa"/>
        <w:right w:w="115.0" w:type="dxa"/>
      </w:tblCellMar>
    </w:tblPr>
  </w:style>
  <w:style w:type="table" w:styleId="affffffff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5" w:customStyle="1">
    <w:basedOn w:val="TableNormal0"/>
    <w:tblPr>
      <w:tblStyleRowBandSize w:val="1"/>
      <w:tblStyleColBandSize w:val="1"/>
      <w:tblCellMar>
        <w:left w:w="115.0" w:type="dxa"/>
        <w:right w:w="115.0" w:type="dxa"/>
      </w:tblCellMar>
    </w:tblPr>
  </w:style>
  <w:style w:type="table" w:styleId="afffffffff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7" w:customStyle="1">
    <w:basedOn w:val="TableNormal0"/>
    <w:tblPr>
      <w:tblStyleRowBandSize w:val="1"/>
      <w:tblStyleColBandSize w:val="1"/>
      <w:tblCellMar>
        <w:left w:w="115.0" w:type="dxa"/>
        <w:right w:w="115.0" w:type="dxa"/>
      </w:tblCellMar>
    </w:tblPr>
  </w:style>
  <w:style w:type="table" w:styleId="afffffffff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9" w:customStyle="1">
    <w:basedOn w:val="TableNormal0"/>
    <w:tblPr>
      <w:tblStyleRowBandSize w:val="1"/>
      <w:tblStyleColBandSize w:val="1"/>
      <w:tblCellMar>
        <w:left w:w="115.0" w:type="dxa"/>
        <w:right w:w="115.0" w:type="dxa"/>
      </w:tblCellMar>
    </w:tblPr>
  </w:style>
  <w:style w:type="table" w:styleId="afffffffffffa" w:customStyle="1">
    <w:basedOn w:val="TableNormal0"/>
    <w:tblPr>
      <w:tblStyleRowBandSize w:val="1"/>
      <w:tblStyleColBandSize w:val="1"/>
      <w:tblCellMar>
        <w:left w:w="115.0" w:type="dxa"/>
        <w:right w:w="115.0" w:type="dxa"/>
      </w:tblCellMar>
    </w:tblPr>
  </w:style>
  <w:style w:type="table" w:styleId="afffffffffffb" w:customStyle="1">
    <w:basedOn w:val="TableNormal0"/>
    <w:tblPr>
      <w:tblStyleRowBandSize w:val="1"/>
      <w:tblStyleColBandSize w:val="1"/>
      <w:tblCellMar>
        <w:left w:w="115.0" w:type="dxa"/>
        <w:right w:w="115.0" w:type="dxa"/>
      </w:tblCellMar>
    </w:tblPr>
  </w:style>
  <w:style w:type="table" w:styleId="afffffffff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e" w:customStyle="1">
    <w:basedOn w:val="TableNormal0"/>
    <w:tblPr>
      <w:tblStyleRowBandSize w:val="1"/>
      <w:tblStyleColBandSize w:val="1"/>
      <w:tblCellMar>
        <w:left w:w="115.0" w:type="dxa"/>
        <w:right w:w="115.0" w:type="dxa"/>
      </w:tblCellMar>
    </w:tblPr>
  </w:style>
  <w:style w:type="table" w:styleId="affffffffffff" w:customStyle="1">
    <w:basedOn w:val="TableNormal0"/>
    <w:tblPr>
      <w:tblStyleRowBandSize w:val="1"/>
      <w:tblStyleColBandSize w:val="1"/>
      <w:tblCellMar>
        <w:left w:w="115.0" w:type="dxa"/>
        <w:right w:w="115.0" w:type="dxa"/>
      </w:tblCellMar>
    </w:tblPr>
  </w:style>
  <w:style w:type="table" w:styleId="affffffffff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fffff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6" Type="http://schemas.openxmlformats.org/officeDocument/2006/relationships/image" Target="media/image26.jpg"/><Relationship Id="rId42" Type="http://schemas.openxmlformats.org/officeDocument/2006/relationships/image" Target="media/image20.jpg"/><Relationship Id="rId47" Type="http://schemas.openxmlformats.org/officeDocument/2006/relationships/image" Target="media/image27.png"/><Relationship Id="rId63" Type="http://schemas.openxmlformats.org/officeDocument/2006/relationships/hyperlink" Target="https://www.youtube.com/watch?app=desktop&amp;v=NHtzg2UrKHs" TargetMode="External"/><Relationship Id="rId21" Type="http://schemas.openxmlformats.org/officeDocument/2006/relationships/hyperlink" Target="https://www.youtube.com/watch?v=fUW6xKvpzs0" TargetMode="External"/><Relationship Id="rId68" Type="http://schemas.openxmlformats.org/officeDocument/2006/relationships/hyperlink" Target="http://www.cijeans.com.co/instalaciones-procesos.php/es/terminacion/12/1" TargetMode="External"/><Relationship Id="rId16" Type="http://schemas.openxmlformats.org/officeDocument/2006/relationships/image" Target="media/image23.jpg"/><Relationship Id="rId74" Type="http://schemas.openxmlformats.org/officeDocument/2006/relationships/hyperlink" Target="http://ctcalidad.blogspot.com/2018/09/industria-y-lean-40-estamos-realmente.html" TargetMode="External"/><Relationship Id="rId32" Type="http://schemas.openxmlformats.org/officeDocument/2006/relationships/hyperlink" Target="https://www.moldesunicose.com/colombia/polleras/2271-falda-recta-mujer-0927.html" TargetMode="External"/><Relationship Id="rId79" Type="http://schemas.openxmlformats.org/officeDocument/2006/relationships/header" Target="header1.xml"/><Relationship Id="rId37" Type="http://schemas.openxmlformats.org/officeDocument/2006/relationships/image" Target="media/image14.png"/><Relationship Id="rId53" Type="http://schemas.openxmlformats.org/officeDocument/2006/relationships/image" Target="media/image13.png"/><Relationship Id="rId11" Type="http://schemas.openxmlformats.org/officeDocument/2006/relationships/image" Target="media/image3.png"/><Relationship Id="rId58" Type="http://schemas.openxmlformats.org/officeDocument/2006/relationships/hyperlink" Target="https://www.youtube.com/watch?app=desktop&amp;v=g7nLMKAMVVQ&amp;ab_channel=informativos" TargetMode="External"/><Relationship Id="rId5" Type="http://schemas.openxmlformats.org/officeDocument/2006/relationships/numbering" Target="numbering.xml"/><Relationship Id="rId61" Type="http://schemas.openxmlformats.org/officeDocument/2006/relationships/hyperlink" Target="https://www.youtube.com/watch?v=xD1u53N8sWQ&amp;ab_channel=LaCosturadiy" TargetMode="External"/><Relationship Id="rId82" Type="http://schemas.openxmlformats.org/officeDocument/2006/relationships/customXml" Target="../customXML/item3.xml"/><Relationship Id="rId19" Type="http://schemas.openxmlformats.org/officeDocument/2006/relationships/hyperlink" Target="https://www.youtube.com/watch?v=5vxh3RXCw8c" TargetMode="External"/><Relationship Id="rId43" Type="http://schemas.openxmlformats.org/officeDocument/2006/relationships/image" Target="media/image25.png"/><Relationship Id="rId48" Type="http://schemas.openxmlformats.org/officeDocument/2006/relationships/hyperlink" Target="https://www.youtube.com/watch?v=yjTzSupLG64" TargetMode="External"/><Relationship Id="rId30" Type="http://schemas.openxmlformats.org/officeDocument/2006/relationships/hyperlink" Target="https://www.youtube.com/watch?v=g7nLMKAMVVQ&amp;ab_channel=informativos" TargetMode="External"/><Relationship Id="rId77" Type="http://schemas.openxmlformats.org/officeDocument/2006/relationships/hyperlink" Target="https://hdl.handle.net/11404/6669" TargetMode="External"/><Relationship Id="rId35" Type="http://schemas.openxmlformats.org/officeDocument/2006/relationships/hyperlink" Target="https://www.youtube.com/watch?v=4pMSfzpnmYg&amp;ab_channel=RedProducci%C3%B3ndeContenidosGrupoGesti%C3%B3nCurricularSENA" TargetMode="External"/><Relationship Id="rId64" Type="http://schemas.openxmlformats.org/officeDocument/2006/relationships/hyperlink" Target="https://www.iso.org/obp/ui/#iso:std:iso:9001:ed-5:v1:es" TargetMode="External"/><Relationship Id="rId22" Type="http://schemas.openxmlformats.org/officeDocument/2006/relationships/hyperlink" Target="https://www.youtube.com/watch?v=wULIEdIahzE" TargetMode="External"/><Relationship Id="rId69" Type="http://schemas.openxmlformats.org/officeDocument/2006/relationships/hyperlink" Target="https://sisbib.unmsm.edu.pe/bibvirtualdata/Tesis/Ingenie/huaman_ow/Cap4.pdf" TargetMode="External"/><Relationship Id="rId27" Type="http://schemas.openxmlformats.org/officeDocument/2006/relationships/image" Target="media/image15.png"/><Relationship Id="rId56" Type="http://schemas.openxmlformats.org/officeDocument/2006/relationships/hyperlink" Target="https://www.youtube.com/watch?app=desktop&amp;v=xD1u53N8sWQ&amp;ab_channel=LaCosturadiy" TargetMode="External"/><Relationship Id="rId14" Type="http://schemas.openxmlformats.org/officeDocument/2006/relationships/image" Target="media/image12.png"/><Relationship Id="rId80" Type="http://schemas.openxmlformats.org/officeDocument/2006/relationships/footer" Target="footer1.xml"/><Relationship Id="rId8" Type="http://schemas.microsoft.com/office/2011/relationships/commentsExtended" Target="commentsExtended.xml"/><Relationship Id="rId72" Type="http://schemas.openxmlformats.org/officeDocument/2006/relationships/hyperlink" Target="https://ayelenpellegrino.files.wordpress.com/2011/01/13-diagrama-de-operaciones.jpg" TargetMode="External"/><Relationship Id="rId51" Type="http://schemas.openxmlformats.org/officeDocument/2006/relationships/image" Target="media/image9.png"/><Relationship Id="rId3" Type="http://schemas.openxmlformats.org/officeDocument/2006/relationships/settings" Target="settings.xml"/><Relationship Id="rId46"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8.png"/><Relationship Id="rId67" Type="http://schemas.openxmlformats.org/officeDocument/2006/relationships/hyperlink" Target="http://www.prompex.gob.pe/Miercoles/Portal/MME/descargar.aspx?archivo=E122E9DF-E4D9-4D8E-9591-E497DF3F007B.PDF" TargetMode="External"/><Relationship Id="rId25" Type="http://schemas.openxmlformats.org/officeDocument/2006/relationships/image" Target="media/image18.jpg"/><Relationship Id="rId12" Type="http://schemas.openxmlformats.org/officeDocument/2006/relationships/image" Target="media/image7.png"/><Relationship Id="rId59" Type="http://schemas.openxmlformats.org/officeDocument/2006/relationships/hyperlink" Target="https://www.youtube.com/watch?v=g7nLMKAMVVQ&amp;ab_channel=informativos" TargetMode="External"/><Relationship Id="rId17" Type="http://schemas.openxmlformats.org/officeDocument/2006/relationships/image" Target="media/image4.png"/><Relationship Id="rId41" Type="http://schemas.openxmlformats.org/officeDocument/2006/relationships/image" Target="media/image17.jpg"/><Relationship Id="rId75" Type="http://schemas.openxmlformats.org/officeDocument/2006/relationships/hyperlink" Target="http://leansolutions.co/conceptos-lean/que-es-six-sigma/" TargetMode="External"/><Relationship Id="rId70" Type="http://schemas.openxmlformats.org/officeDocument/2006/relationships/hyperlink" Target="https://www.behance.net/gallery/50254313/Fichas-tcnicas-Freelance-Spec-Sheets" TargetMode="External"/><Relationship Id="rId62" Type="http://schemas.openxmlformats.org/officeDocument/2006/relationships/hyperlink" Target="https://www.youtube.com/watch?app=desktop&amp;v=NHtzg2UrKHs" TargetMode="External"/><Relationship Id="rId20" Type="http://schemas.openxmlformats.org/officeDocument/2006/relationships/hyperlink" Target="https://www.youtube.com/watch?v=Sv7X27S7MSE" TargetMode="External"/><Relationship Id="rId54" Type="http://schemas.openxmlformats.org/officeDocument/2006/relationships/hyperlink" Target="https://www.youtube.com/watch?v=2IjwoiNJCDw&amp;t=104s" TargetMode="External"/><Relationship Id="rId83" Type="http://schemas.openxmlformats.org/officeDocument/2006/relationships/customXml" Target="../customXML/item4.xml"/><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image" Target="media/image10.png"/><Relationship Id="rId36" Type="http://schemas.openxmlformats.org/officeDocument/2006/relationships/hyperlink" Target="https://www.youtube.com/watch?v=NHtzg2UrKHs" TargetMode="External"/><Relationship Id="rId23" Type="http://schemas.openxmlformats.org/officeDocument/2006/relationships/hyperlink" Target="https://www.youtube.com/watch?v=4kT8atODsIQ" TargetMode="External"/><Relationship Id="rId28" Type="http://schemas.openxmlformats.org/officeDocument/2006/relationships/image" Target="media/image2.png"/><Relationship Id="rId57" Type="http://schemas.openxmlformats.org/officeDocument/2006/relationships/hyperlink" Target="https://www.youtube.com/watch?v=xD1u53N8sWQ&amp;ab_channel=LaCosturadiy" TargetMode="External"/><Relationship Id="rId15" Type="http://schemas.openxmlformats.org/officeDocument/2006/relationships/image" Target="media/image6.png"/><Relationship Id="rId44" Type="http://schemas.openxmlformats.org/officeDocument/2006/relationships/hyperlink" Target="https://www.youtube.com/watch?v=I8adPpXG-n8&amp;t=194s" TargetMode="External"/><Relationship Id="rId73" Type="http://schemas.openxmlformats.org/officeDocument/2006/relationships/hyperlink" Target="https://ayelenpellegrino.files.wordpress.com/2011/01/20-secuencia-de-operaciones-1.jpg" TargetMode="External"/><Relationship Id="rId31" Type="http://schemas.openxmlformats.org/officeDocument/2006/relationships/image" Target="media/image21.jpg"/><Relationship Id="rId78" Type="http://schemas.openxmlformats.org/officeDocument/2006/relationships/hyperlink" Target="https://hdl.handle.net/11404/4252" TargetMode="External"/><Relationship Id="rId65" Type="http://schemas.openxmlformats.org/officeDocument/2006/relationships/hyperlink" Target="http://www.calymayor.com.mx/induccionco/calidad_ciclo.html" TargetMode="External"/><Relationship Id="rId60" Type="http://schemas.openxmlformats.org/officeDocument/2006/relationships/hyperlink" Target="https://www.youtube.com/watch?v=xD1u53N8sWQ&amp;ab_channel=LaCosturadiy" TargetMode="External"/><Relationship Id="rId52" Type="http://schemas.openxmlformats.org/officeDocument/2006/relationships/image" Target="media/image5.jpg"/><Relationship Id="rId10" Type="http://schemas.openxmlformats.org/officeDocument/2006/relationships/hyperlink" Target="https://e-collection-icontec-org.bdigital.sena.edu.co/pdfview/viewer.aspx?locale=es-US&amp;Q=FE3878A589E70A025E75351F73493F66&amp;Req=" TargetMode="External"/><Relationship Id="rId81" Type="http://schemas.openxmlformats.org/officeDocument/2006/relationships/customXml" Target="../customXML/item2.xml"/><Relationship Id="rId4" Type="http://schemas.openxmlformats.org/officeDocument/2006/relationships/fontTable" Target="fontTable.xml"/><Relationship Id="rId9" Type="http://schemas.openxmlformats.org/officeDocument/2006/relationships/hyperlink" Target="https://e-collection-icontec-org.bdigital.sena.edu.co/normavw.aspx?ID=160" TargetMode="External"/><Relationship Id="rId39" Type="http://schemas.openxmlformats.org/officeDocument/2006/relationships/image" Target="media/image19.jpg"/><Relationship Id="rId13" Type="http://schemas.openxmlformats.org/officeDocument/2006/relationships/image" Target="media/image1.png"/><Relationship Id="rId18" Type="http://schemas.openxmlformats.org/officeDocument/2006/relationships/hyperlink" Target="https://www.youtube.com/watch?v=m6Bda8bTNxk" TargetMode="External"/><Relationship Id="rId76" Type="http://schemas.openxmlformats.org/officeDocument/2006/relationships/hyperlink" Target="https://hdl.handle.net/11404/6667" TargetMode="External"/><Relationship Id="rId34" Type="http://schemas.openxmlformats.org/officeDocument/2006/relationships/hyperlink" Target="https://youtu.be/3jnetG5VBEY" TargetMode="External"/><Relationship Id="rId50" Type="http://schemas.openxmlformats.org/officeDocument/2006/relationships/hyperlink" Target="https://www.youtube.com/watch?v=cX8tdwz0hXI" TargetMode="External"/><Relationship Id="rId55" Type="http://schemas.openxmlformats.org/officeDocument/2006/relationships/hyperlink" Target="https://www.youtube.com/watch?v=HoLZv-WxqyU&amp;t=61s" TargetMode="External"/><Relationship Id="rId7" Type="http://schemas.openxmlformats.org/officeDocument/2006/relationships/customXml" Target="../customXML/item1.xml"/><Relationship Id="rId71" Type="http://schemas.openxmlformats.org/officeDocument/2006/relationships/hyperlink" Target="https://enfoqdecalidad.wordpress.com/2013/05/28/enfoque-de-calidad-de-ishikawa/" TargetMode="External"/><Relationship Id="rId2" Type="http://schemas.openxmlformats.org/officeDocument/2006/relationships/comments" Target="comments.xml"/><Relationship Id="rId29" Type="http://schemas.openxmlformats.org/officeDocument/2006/relationships/hyperlink" Target="https://www.youtube.com/watch?v=xD1u53N8sWQ&amp;ab_channel=LaCosturadiy" TargetMode="External"/><Relationship Id="rId40" Type="http://schemas.openxmlformats.org/officeDocument/2006/relationships/image" Target="media/image24.jpg"/><Relationship Id="rId45" Type="http://schemas.openxmlformats.org/officeDocument/2006/relationships/image" Target="media/image22.jpg"/><Relationship Id="rId66" Type="http://schemas.openxmlformats.org/officeDocument/2006/relationships/hyperlink" Target="http://calidadaplicagestionempresarial.blogspot.com/2018/11/tema-4-sistemas-de-calidad.html" TargetMode="External"/><Relationship Id="rId24" Type="http://schemas.openxmlformats.org/officeDocument/2006/relationships/hyperlink" Target="https://www.youtube.com/watch?v=V8PrD9bgvb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YAU4gZOvXuV9bihFGqW3SSbkyw==">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</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A09AFB9D-ABFB-42D4-AEF3-6D766ACFFB78}"/>
</file>

<file path=customXML/itemProps3.xml><?xml version="1.0" encoding="utf-8"?>
<ds:datastoreItem xmlns:ds="http://schemas.openxmlformats.org/officeDocument/2006/customXml" ds:itemID="{B061937B-1DF8-45DC-A9A9-BB0821BC5527}"/>
</file>

<file path=customXML/itemProps4.xml><?xml version="1.0" encoding="utf-8"?>
<ds:datastoreItem xmlns:ds="http://schemas.openxmlformats.org/officeDocument/2006/customXml" ds:itemID="{76CF00EE-43E8-4885-804A-A7A34F4A1A8D}"/>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dcterms:created xsi:type="dcterms:W3CDTF">2021-07-30T15:57:00Z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4479100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ies>
</file>